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FD5EC" w14:textId="2CFDB457" w:rsidR="00E856F7" w:rsidRDefault="00E856F7">
      <w:pPr>
        <w:spacing w:after="160" w:line="256" w:lineRule="auto"/>
        <w:rPr>
          <w:ins w:id="0" w:author="Emma Hudgins" w:date="2023-06-08T12:30:00Z"/>
          <w:rFonts w:ascii="Times New Roman" w:eastAsia="Times New Roman" w:hAnsi="Times New Roman" w:cs="Times New Roman"/>
          <w:sz w:val="23"/>
          <w:szCs w:val="23"/>
        </w:rPr>
      </w:pPr>
      <w:ins w:id="1" w:author="Emma Hudgins" w:date="2023-06-08T12:30:00Z">
        <w:r>
          <w:rPr>
            <w:rFonts w:ascii="Times New Roman" w:eastAsia="Times New Roman" w:hAnsi="Times New Roman" w:cs="Times New Roman"/>
            <w:sz w:val="23"/>
            <w:szCs w:val="23"/>
          </w:rPr>
          <w:t xml:space="preserve">NOTE FROM EMMA: you’ll need to merge this doc with eric and </w:t>
        </w:r>
        <w:proofErr w:type="spellStart"/>
        <w:r>
          <w:rPr>
            <w:rFonts w:ascii="Times New Roman" w:eastAsia="Times New Roman" w:hAnsi="Times New Roman" w:cs="Times New Roman"/>
            <w:sz w:val="23"/>
            <w:szCs w:val="23"/>
          </w:rPr>
          <w:t>paul’s</w:t>
        </w:r>
        <w:proofErr w:type="spellEnd"/>
        <w:r>
          <w:rPr>
            <w:rFonts w:ascii="Times New Roman" w:eastAsia="Times New Roman" w:hAnsi="Times New Roman" w:cs="Times New Roman"/>
            <w:sz w:val="23"/>
            <w:szCs w:val="23"/>
          </w:rPr>
          <w:t xml:space="preserve"> version</w:t>
        </w:r>
      </w:ins>
      <w:ins w:id="2" w:author="Emma Hudgins" w:date="2023-06-12T23:40:00Z">
        <w:r w:rsidR="00E421D4">
          <w:rPr>
            <w:rFonts w:ascii="Times New Roman" w:eastAsia="Times New Roman" w:hAnsi="Times New Roman" w:cs="Times New Roman"/>
            <w:sz w:val="23"/>
            <w:szCs w:val="23"/>
          </w:rPr>
          <w:t xml:space="preserve"> using the combine </w:t>
        </w:r>
        <w:proofErr w:type="gramStart"/>
        <w:r w:rsidR="00E421D4">
          <w:rPr>
            <w:rFonts w:ascii="Times New Roman" w:eastAsia="Times New Roman" w:hAnsi="Times New Roman" w:cs="Times New Roman"/>
            <w:sz w:val="23"/>
            <w:szCs w:val="23"/>
          </w:rPr>
          <w:t>documents</w:t>
        </w:r>
        <w:proofErr w:type="gramEnd"/>
        <w:r w:rsidR="00E421D4">
          <w:rPr>
            <w:rFonts w:ascii="Times New Roman" w:eastAsia="Times New Roman" w:hAnsi="Times New Roman" w:cs="Times New Roman"/>
            <w:sz w:val="23"/>
            <w:szCs w:val="23"/>
          </w:rPr>
          <w:t xml:space="preserve"> function (amber and </w:t>
        </w:r>
        <w:proofErr w:type="spellStart"/>
        <w:r w:rsidR="00E421D4">
          <w:rPr>
            <w:rFonts w:ascii="Times New Roman" w:eastAsia="Times New Roman" w:hAnsi="Times New Roman" w:cs="Times New Roman"/>
            <w:sz w:val="23"/>
            <w:szCs w:val="23"/>
          </w:rPr>
          <w:t>stephanie</w:t>
        </w:r>
        <w:proofErr w:type="spellEnd"/>
        <w:r w:rsidR="00E421D4">
          <w:rPr>
            <w:rFonts w:ascii="Times New Roman" w:eastAsia="Times New Roman" w:hAnsi="Times New Roman" w:cs="Times New Roman"/>
            <w:sz w:val="23"/>
            <w:szCs w:val="23"/>
          </w:rPr>
          <w:t xml:space="preserve"> had more comments on the actual analysis so I used theirs). Let me know if you need help with this </w:t>
        </w:r>
      </w:ins>
      <w:ins w:id="3" w:author="Emma Hudgins" w:date="2023-06-12T23:41:00Z">
        <w:r w:rsidR="00E421D4">
          <w:rPr>
            <w:rFonts w:ascii="Times New Roman" w:eastAsia="Times New Roman" w:hAnsi="Times New Roman" w:cs="Times New Roman"/>
            <w:sz w:val="23"/>
            <w:szCs w:val="23"/>
          </w:rPr>
          <w:t>as I o</w:t>
        </w:r>
      </w:ins>
      <w:ins w:id="4" w:author="Emma Hudgins" w:date="2023-06-12T23:40:00Z">
        <w:r w:rsidR="00E421D4">
          <w:rPr>
            <w:rFonts w:ascii="Times New Roman" w:eastAsia="Times New Roman" w:hAnsi="Times New Roman" w:cs="Times New Roman"/>
            <w:sz w:val="23"/>
            <w:szCs w:val="23"/>
          </w:rPr>
          <w:t>nly recently discovered this MS word functionality</w:t>
        </w:r>
      </w:ins>
    </w:p>
    <w:p w14:paraId="13CB0EBA" w14:textId="263F9B26" w:rsidR="00CA719B" w:rsidRPr="001758FC" w:rsidRDefault="001758FC">
      <w:pPr>
        <w:spacing w:after="160" w:line="256" w:lineRule="auto"/>
        <w:rPr>
          <w:rFonts w:ascii="Times New Roman" w:eastAsia="Times New Roman" w:hAnsi="Times New Roman" w:cs="Times New Roman"/>
          <w:sz w:val="23"/>
          <w:szCs w:val="23"/>
        </w:rPr>
      </w:pPr>
      <w:r>
        <w:rPr>
          <w:rFonts w:ascii="Times New Roman" w:eastAsia="Times New Roman" w:hAnsi="Times New Roman" w:cs="Times New Roman"/>
          <w:sz w:val="23"/>
          <w:szCs w:val="23"/>
        </w:rPr>
        <w:t>Target journal: Landscape and Urban Planning, PLOS One</w:t>
      </w:r>
      <w:r w:rsidR="00464E58">
        <w:rPr>
          <w:rFonts w:ascii="Times New Roman" w:eastAsia="Times New Roman" w:hAnsi="Times New Roman" w:cs="Times New Roman"/>
          <w:sz w:val="23"/>
          <w:szCs w:val="23"/>
        </w:rPr>
        <w:t xml:space="preserve">, </w:t>
      </w:r>
      <w:r w:rsidR="009358BD">
        <w:rPr>
          <w:rFonts w:ascii="Times New Roman" w:eastAsia="Times New Roman" w:hAnsi="Times New Roman" w:cs="Times New Roman"/>
          <w:sz w:val="23"/>
          <w:szCs w:val="23"/>
        </w:rPr>
        <w:t>BMC Public Health</w:t>
      </w:r>
      <w:r w:rsidR="00763D4C">
        <w:rPr>
          <w:rFonts w:ascii="Times New Roman" w:eastAsia="Times New Roman" w:hAnsi="Times New Roman" w:cs="Times New Roman"/>
          <w:sz w:val="23"/>
          <w:szCs w:val="23"/>
        </w:rPr>
        <w:t xml:space="preserve">, Canadian Journal of Public Health, Health Promotion and Chronic Disease Prevention in Canada… should we start SUPER ambitious </w:t>
      </w:r>
      <w:commentRangeStart w:id="5"/>
      <w:commentRangeStart w:id="6"/>
      <w:commentRangeStart w:id="7"/>
      <w:r w:rsidR="00763D4C">
        <w:rPr>
          <w:rFonts w:ascii="Times New Roman" w:eastAsia="Times New Roman" w:hAnsi="Times New Roman" w:cs="Times New Roman"/>
          <w:sz w:val="23"/>
          <w:szCs w:val="23"/>
        </w:rPr>
        <w:t>with Lancet Planetary Health?</w:t>
      </w:r>
      <w:commentRangeEnd w:id="5"/>
      <w:r w:rsidR="004C4620">
        <w:rPr>
          <w:rStyle w:val="CommentReference"/>
        </w:rPr>
        <w:commentReference w:id="5"/>
      </w:r>
      <w:commentRangeEnd w:id="6"/>
      <w:commentRangeEnd w:id="7"/>
      <w:ins w:id="8" w:author="Amber Pearson" w:date="2023-05-08T12:36:00Z">
        <w:r w:rsidR="0089742E">
          <w:rPr>
            <w:rFonts w:ascii="Times New Roman" w:eastAsia="Times New Roman" w:hAnsi="Times New Roman" w:cs="Times New Roman"/>
            <w:sz w:val="23"/>
            <w:szCs w:val="23"/>
          </w:rPr>
          <w:t xml:space="preserve"> YES, or</w:t>
        </w:r>
      </w:ins>
      <w:ins w:id="9" w:author="Amber Pearson" w:date="2023-05-08T12:35:00Z">
        <w:r w:rsidR="0089742E">
          <w:rPr>
            <w:rFonts w:ascii="Times New Roman" w:eastAsia="Times New Roman" w:hAnsi="Times New Roman" w:cs="Times New Roman"/>
            <w:sz w:val="23"/>
            <w:szCs w:val="23"/>
          </w:rPr>
          <w:t xml:space="preserve"> Nature Sustainability?</w:t>
        </w:r>
      </w:ins>
      <w:r w:rsidR="000F32A6">
        <w:rPr>
          <w:rStyle w:val="CommentReference"/>
        </w:rPr>
        <w:commentReference w:id="6"/>
      </w:r>
      <w:r w:rsidR="00E92298">
        <w:rPr>
          <w:rStyle w:val="CommentReference"/>
        </w:rPr>
        <w:commentReference w:id="7"/>
      </w:r>
    </w:p>
    <w:p w14:paraId="7000B748" w14:textId="77777777" w:rsidR="00CA719B" w:rsidDel="00E856F7" w:rsidRDefault="00CA719B">
      <w:pPr>
        <w:spacing w:after="160" w:line="256" w:lineRule="auto"/>
        <w:rPr>
          <w:del w:id="10" w:author="Emma Hudgins" w:date="2023-06-08T12:30:00Z"/>
          <w:rFonts w:ascii="Times New Roman" w:eastAsia="Times New Roman" w:hAnsi="Times New Roman" w:cs="Times New Roman"/>
          <w:b/>
          <w:sz w:val="23"/>
          <w:szCs w:val="23"/>
        </w:rPr>
      </w:pPr>
    </w:p>
    <w:p w14:paraId="4DB19D27" w14:textId="77777777" w:rsidR="00CA719B" w:rsidRDefault="00CA719B">
      <w:pPr>
        <w:spacing w:after="160" w:line="256" w:lineRule="auto"/>
        <w:rPr>
          <w:rFonts w:ascii="Times New Roman" w:eastAsia="Times New Roman" w:hAnsi="Times New Roman" w:cs="Times New Roman"/>
          <w:b/>
          <w:sz w:val="23"/>
          <w:szCs w:val="23"/>
        </w:rPr>
      </w:pPr>
    </w:p>
    <w:p w14:paraId="15C047E8" w14:textId="5E42B624" w:rsidR="00F44000" w:rsidRDefault="00CA719B">
      <w:pPr>
        <w:spacing w:after="160" w:line="256" w:lineRule="auto"/>
        <w:rPr>
          <w:rFonts w:ascii="Times New Roman" w:eastAsia="Times New Roman" w:hAnsi="Times New Roman" w:cs="Times New Roman"/>
          <w:b/>
          <w:sz w:val="23"/>
          <w:szCs w:val="23"/>
        </w:rPr>
      </w:pPr>
      <w:r>
        <w:rPr>
          <w:rFonts w:ascii="Times New Roman" w:eastAsia="Times New Roman" w:hAnsi="Times New Roman" w:cs="Times New Roman"/>
          <w:b/>
          <w:sz w:val="23"/>
          <w:szCs w:val="23"/>
        </w:rPr>
        <w:t>B</w:t>
      </w:r>
      <w:r w:rsidR="00B24B45">
        <w:rPr>
          <w:rFonts w:ascii="Times New Roman" w:eastAsia="Times New Roman" w:hAnsi="Times New Roman" w:cs="Times New Roman"/>
          <w:b/>
          <w:sz w:val="23"/>
          <w:szCs w:val="23"/>
        </w:rPr>
        <w:t xml:space="preserve">iodiversity and mental health in Canadian </w:t>
      </w:r>
      <w:r>
        <w:rPr>
          <w:rFonts w:ascii="Times New Roman" w:eastAsia="Times New Roman" w:hAnsi="Times New Roman" w:cs="Times New Roman"/>
          <w:b/>
          <w:sz w:val="23"/>
          <w:szCs w:val="23"/>
        </w:rPr>
        <w:t>cities</w:t>
      </w:r>
    </w:p>
    <w:p w14:paraId="7ECF5676" w14:textId="77777777" w:rsidR="00CA719B" w:rsidRDefault="00CA719B">
      <w:pPr>
        <w:spacing w:after="160" w:line="256" w:lineRule="auto"/>
        <w:rPr>
          <w:rFonts w:ascii="Times New Roman" w:eastAsia="Times New Roman" w:hAnsi="Times New Roman" w:cs="Times New Roman"/>
          <w:sz w:val="24"/>
          <w:szCs w:val="24"/>
        </w:rPr>
      </w:pPr>
    </w:p>
    <w:p w14:paraId="7334DA8F" w14:textId="77777777" w:rsidR="00CA719B" w:rsidRDefault="00CA719B">
      <w:pPr>
        <w:spacing w:after="160" w:line="256" w:lineRule="auto"/>
        <w:rPr>
          <w:rFonts w:ascii="Times New Roman" w:eastAsia="Times New Roman" w:hAnsi="Times New Roman" w:cs="Times New Roman"/>
          <w:sz w:val="24"/>
          <w:szCs w:val="24"/>
        </w:rPr>
      </w:pPr>
    </w:p>
    <w:p w14:paraId="0C934D66" w14:textId="3DB92EFC" w:rsidR="00F44000" w:rsidRPr="00CA719B" w:rsidRDefault="00B24B45">
      <w:pPr>
        <w:spacing w:after="160" w:line="256"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Rachel Buxton</w:t>
      </w:r>
      <w:r w:rsidR="00CA719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Emma J. Hudgins</w:t>
      </w:r>
      <w:r w:rsidR="00CA719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Courtney Robichaud</w:t>
      </w:r>
      <w:r w:rsidR="00CA719B">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Tanya Halsall</w:t>
      </w:r>
      <w:r w:rsidR="00CA719B">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Eric Lavigne</w:t>
      </w:r>
      <w:r w:rsidR="00CA719B">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w:t>
      </w:r>
      <w:r w:rsidRPr="00CA719B">
        <w:rPr>
          <w:rFonts w:ascii="Times New Roman" w:eastAsia="Times New Roman" w:hAnsi="Times New Roman" w:cs="Times New Roman"/>
          <w:sz w:val="24"/>
          <w:szCs w:val="24"/>
        </w:rPr>
        <w:t xml:space="preserve">Paul </w:t>
      </w:r>
      <w:r w:rsidR="00D40F78">
        <w:rPr>
          <w:rFonts w:ascii="Times New Roman" w:eastAsia="Times New Roman" w:hAnsi="Times New Roman" w:cs="Times New Roman"/>
          <w:sz w:val="24"/>
          <w:szCs w:val="24"/>
        </w:rPr>
        <w:t xml:space="preserve">J. </w:t>
      </w:r>
      <w:r w:rsidRPr="00CA719B">
        <w:rPr>
          <w:rFonts w:ascii="Times New Roman" w:eastAsia="Times New Roman" w:hAnsi="Times New Roman" w:cs="Times New Roman"/>
          <w:sz w:val="24"/>
          <w:szCs w:val="24"/>
        </w:rPr>
        <w:t>Villeneuve</w:t>
      </w:r>
      <w:r w:rsidR="00CA719B" w:rsidRPr="00CA719B">
        <w:rPr>
          <w:rFonts w:ascii="Times New Roman" w:eastAsia="Times New Roman" w:hAnsi="Times New Roman" w:cs="Times New Roman"/>
          <w:sz w:val="24"/>
          <w:szCs w:val="24"/>
          <w:vertAlign w:val="superscript"/>
        </w:rPr>
        <w:t>4</w:t>
      </w:r>
      <w:r w:rsidRPr="00CA719B">
        <w:rPr>
          <w:rFonts w:ascii="Times New Roman" w:eastAsia="Times New Roman" w:hAnsi="Times New Roman" w:cs="Times New Roman"/>
          <w:sz w:val="24"/>
          <w:szCs w:val="24"/>
        </w:rPr>
        <w:t xml:space="preserve">, Stephanie </w:t>
      </w:r>
      <w:r w:rsidR="00C050ED">
        <w:rPr>
          <w:rFonts w:ascii="Times New Roman" w:eastAsia="Times New Roman" w:hAnsi="Times New Roman" w:cs="Times New Roman"/>
          <w:sz w:val="24"/>
          <w:szCs w:val="24"/>
        </w:rPr>
        <w:t xml:space="preserve">A. </w:t>
      </w:r>
      <w:r w:rsidRPr="00CA719B">
        <w:rPr>
          <w:rFonts w:ascii="Times New Roman" w:eastAsia="Times New Roman" w:hAnsi="Times New Roman" w:cs="Times New Roman"/>
          <w:sz w:val="24"/>
          <w:szCs w:val="24"/>
        </w:rPr>
        <w:t>Prince</w:t>
      </w:r>
      <w:r w:rsidR="00CA719B" w:rsidRPr="00CA719B">
        <w:rPr>
          <w:rFonts w:ascii="Times New Roman" w:eastAsia="Times New Roman" w:hAnsi="Times New Roman" w:cs="Times New Roman"/>
          <w:sz w:val="24"/>
          <w:szCs w:val="24"/>
          <w:vertAlign w:val="superscript"/>
        </w:rPr>
        <w:t>5</w:t>
      </w:r>
      <w:r w:rsidR="00C050ED">
        <w:rPr>
          <w:rFonts w:ascii="Times New Roman" w:eastAsia="Times New Roman" w:hAnsi="Times New Roman" w:cs="Times New Roman"/>
          <w:sz w:val="24"/>
          <w:szCs w:val="24"/>
          <w:vertAlign w:val="superscript"/>
        </w:rPr>
        <w:t>,6</w:t>
      </w:r>
      <w:r w:rsidRPr="00CA719B">
        <w:rPr>
          <w:rFonts w:ascii="Times New Roman" w:eastAsia="Times New Roman" w:hAnsi="Times New Roman" w:cs="Times New Roman"/>
          <w:sz w:val="24"/>
          <w:szCs w:val="24"/>
        </w:rPr>
        <w:t xml:space="preserve">, Amber </w:t>
      </w:r>
      <w:r w:rsidR="00966632">
        <w:rPr>
          <w:rFonts w:ascii="Times New Roman" w:eastAsia="Times New Roman" w:hAnsi="Times New Roman" w:cs="Times New Roman"/>
          <w:sz w:val="24"/>
          <w:szCs w:val="24"/>
        </w:rPr>
        <w:t xml:space="preserve">L. </w:t>
      </w:r>
      <w:r w:rsidRPr="00CA719B">
        <w:rPr>
          <w:rFonts w:ascii="Times New Roman" w:eastAsia="Times New Roman" w:hAnsi="Times New Roman" w:cs="Times New Roman"/>
          <w:sz w:val="24"/>
          <w:szCs w:val="24"/>
        </w:rPr>
        <w:t>Pearson</w:t>
      </w:r>
      <w:r w:rsidR="00645A0C">
        <w:rPr>
          <w:rFonts w:ascii="Times New Roman" w:eastAsia="Times New Roman" w:hAnsi="Times New Roman" w:cs="Times New Roman"/>
          <w:sz w:val="24"/>
          <w:szCs w:val="24"/>
          <w:vertAlign w:val="superscript"/>
        </w:rPr>
        <w:t>7</w:t>
      </w:r>
      <w:r w:rsidRPr="00CA719B">
        <w:rPr>
          <w:rFonts w:ascii="Times New Roman" w:eastAsia="Times New Roman" w:hAnsi="Times New Roman" w:cs="Times New Roman"/>
          <w:sz w:val="24"/>
          <w:szCs w:val="24"/>
        </w:rPr>
        <w:t>, Joseph R. Bennett</w:t>
      </w:r>
      <w:r w:rsidR="00CA719B" w:rsidRPr="00CA719B">
        <w:rPr>
          <w:rFonts w:ascii="Times New Roman" w:eastAsia="Times New Roman" w:hAnsi="Times New Roman" w:cs="Times New Roman"/>
          <w:sz w:val="24"/>
          <w:szCs w:val="24"/>
          <w:vertAlign w:val="superscript"/>
        </w:rPr>
        <w:t>1</w:t>
      </w:r>
    </w:p>
    <w:p w14:paraId="61B2E5DC" w14:textId="77777777" w:rsidR="00CA719B" w:rsidRDefault="00CA719B" w:rsidP="00CA719B">
      <w:pPr>
        <w:spacing w:line="240" w:lineRule="auto"/>
        <w:contextualSpacing/>
        <w:rPr>
          <w:rFonts w:ascii="Times New Roman" w:hAnsi="Times New Roman" w:cs="Times New Roman"/>
          <w:sz w:val="24"/>
          <w:szCs w:val="24"/>
        </w:rPr>
      </w:pPr>
      <w:r w:rsidRPr="00CA719B">
        <w:rPr>
          <w:rFonts w:ascii="Times New Roman" w:hAnsi="Times New Roman" w:cs="Times New Roman"/>
          <w:sz w:val="24"/>
          <w:szCs w:val="24"/>
          <w:vertAlign w:val="superscript"/>
        </w:rPr>
        <w:t>1</w:t>
      </w:r>
      <w:r w:rsidRPr="00CA719B">
        <w:rPr>
          <w:rFonts w:ascii="Times New Roman" w:hAnsi="Times New Roman" w:cs="Times New Roman"/>
          <w:sz w:val="24"/>
          <w:szCs w:val="24"/>
        </w:rPr>
        <w:t>Department of Biology and Institute of Environmental and Interdisciplinary Sciences, Carleton University, Ottawa, ON, Canada</w:t>
      </w:r>
    </w:p>
    <w:p w14:paraId="7EDBED82" w14:textId="0FCD234B" w:rsidR="00CA719B" w:rsidRDefault="00CA719B" w:rsidP="00CA719B">
      <w:pPr>
        <w:spacing w:line="240" w:lineRule="auto"/>
        <w:contextualSpacing/>
        <w:rPr>
          <w:rFonts w:ascii="Times New Roman" w:hAnsi="Times New Roman" w:cs="Times New Roman"/>
          <w:sz w:val="24"/>
          <w:szCs w:val="24"/>
          <w:vertAlign w:val="superscript"/>
        </w:rPr>
      </w:pPr>
      <w:r>
        <w:rPr>
          <w:rFonts w:ascii="Times New Roman" w:hAnsi="Times New Roman" w:cs="Times New Roman"/>
          <w:sz w:val="24"/>
          <w:szCs w:val="24"/>
          <w:vertAlign w:val="superscript"/>
        </w:rPr>
        <w:t>2</w:t>
      </w:r>
    </w:p>
    <w:p w14:paraId="70553487" w14:textId="7BD1CE4D" w:rsidR="00CA719B" w:rsidRDefault="00CA719B" w:rsidP="00CA719B">
      <w:pPr>
        <w:spacing w:line="240" w:lineRule="auto"/>
        <w:contextualSpacing/>
        <w:rPr>
          <w:rFonts w:ascii="Times New Roman" w:hAnsi="Times New Roman" w:cs="Times New Roman"/>
          <w:sz w:val="24"/>
          <w:szCs w:val="24"/>
          <w:vertAlign w:val="superscript"/>
        </w:rPr>
      </w:pPr>
      <w:r>
        <w:rPr>
          <w:rFonts w:ascii="Times New Roman" w:hAnsi="Times New Roman" w:cs="Times New Roman"/>
          <w:sz w:val="24"/>
          <w:szCs w:val="24"/>
          <w:vertAlign w:val="superscript"/>
        </w:rPr>
        <w:t>3</w:t>
      </w:r>
    </w:p>
    <w:p w14:paraId="4BCFBEA6" w14:textId="6305E795" w:rsidR="00CA719B" w:rsidRPr="00645A0C" w:rsidRDefault="00CA719B" w:rsidP="00CA719B">
      <w:pPr>
        <w:spacing w:line="240" w:lineRule="auto"/>
        <w:contextualSpacing/>
        <w:rPr>
          <w:rFonts w:ascii="Times New Roman" w:hAnsi="Times New Roman" w:cs="Times New Roman"/>
          <w:sz w:val="24"/>
          <w:szCs w:val="24"/>
        </w:rPr>
      </w:pPr>
      <w:r>
        <w:rPr>
          <w:rFonts w:ascii="Times New Roman" w:hAnsi="Times New Roman" w:cs="Times New Roman"/>
          <w:sz w:val="24"/>
          <w:szCs w:val="24"/>
          <w:vertAlign w:val="superscript"/>
        </w:rPr>
        <w:t>4</w:t>
      </w:r>
      <w:r w:rsidR="00D40F78">
        <w:rPr>
          <w:rFonts w:ascii="Times New Roman" w:hAnsi="Times New Roman" w:cs="Times New Roman"/>
          <w:sz w:val="24"/>
          <w:szCs w:val="24"/>
        </w:rPr>
        <w:t>Department of Neuroscience, Carleton, University, Ottawa, ON, Canada</w:t>
      </w:r>
    </w:p>
    <w:p w14:paraId="3AE464AC" w14:textId="3EA1A4E8" w:rsidR="00CA719B" w:rsidRDefault="00CA719B" w:rsidP="00CA719B">
      <w:pPr>
        <w:spacing w:line="240" w:lineRule="auto"/>
        <w:contextualSpacing/>
        <w:rPr>
          <w:rFonts w:ascii="Times New Roman" w:hAnsi="Times New Roman" w:cs="Times New Roman"/>
          <w:sz w:val="24"/>
          <w:szCs w:val="24"/>
        </w:rPr>
      </w:pPr>
      <w:r>
        <w:rPr>
          <w:rFonts w:ascii="Times New Roman" w:hAnsi="Times New Roman" w:cs="Times New Roman"/>
          <w:sz w:val="24"/>
          <w:szCs w:val="24"/>
          <w:vertAlign w:val="superscript"/>
        </w:rPr>
        <w:t>5</w:t>
      </w:r>
      <w:r w:rsidR="00C050ED">
        <w:rPr>
          <w:rFonts w:ascii="Times New Roman" w:hAnsi="Times New Roman" w:cs="Times New Roman"/>
          <w:sz w:val="24"/>
          <w:szCs w:val="24"/>
        </w:rPr>
        <w:t>Centre for Surveillance and Applied Research, Public Health Agency of Canada, Ottawa, ON, Canada</w:t>
      </w:r>
    </w:p>
    <w:p w14:paraId="5A38204F" w14:textId="5563C5BD" w:rsidR="00C050ED" w:rsidRPr="00C050ED" w:rsidRDefault="00C050ED" w:rsidP="00CA719B">
      <w:pPr>
        <w:spacing w:line="240" w:lineRule="auto"/>
        <w:contextualSpacing/>
        <w:rPr>
          <w:rFonts w:ascii="Times New Roman" w:hAnsi="Times New Roman" w:cs="Times New Roman"/>
          <w:sz w:val="24"/>
          <w:szCs w:val="24"/>
        </w:rPr>
      </w:pPr>
      <w:r w:rsidRPr="00645A0C">
        <w:rPr>
          <w:rFonts w:ascii="Times New Roman" w:hAnsi="Times New Roman" w:cs="Times New Roman"/>
          <w:sz w:val="24"/>
          <w:szCs w:val="24"/>
          <w:vertAlign w:val="superscript"/>
        </w:rPr>
        <w:t>6</w:t>
      </w:r>
      <w:r>
        <w:rPr>
          <w:rFonts w:ascii="Times New Roman" w:hAnsi="Times New Roman" w:cs="Times New Roman"/>
          <w:sz w:val="24"/>
          <w:szCs w:val="24"/>
        </w:rPr>
        <w:t>School of Epidemiology and Public Health, Faculty of Medicine, University of Ottawa, Ottawa, ON, Canada</w:t>
      </w:r>
    </w:p>
    <w:p w14:paraId="27291DC6" w14:textId="7DD1BE06" w:rsidR="00CA719B" w:rsidRPr="00CA719B" w:rsidRDefault="00645A0C" w:rsidP="00CA719B">
      <w:pPr>
        <w:spacing w:line="240" w:lineRule="auto"/>
        <w:contextualSpacing/>
        <w:rPr>
          <w:rFonts w:ascii="Times New Roman" w:hAnsi="Times New Roman" w:cs="Times New Roman"/>
          <w:sz w:val="24"/>
          <w:szCs w:val="24"/>
        </w:rPr>
      </w:pPr>
      <w:r>
        <w:rPr>
          <w:rFonts w:ascii="Times New Roman" w:hAnsi="Times New Roman" w:cs="Times New Roman"/>
          <w:sz w:val="24"/>
          <w:szCs w:val="24"/>
          <w:vertAlign w:val="superscript"/>
        </w:rPr>
        <w:t>7</w:t>
      </w:r>
      <w:r w:rsidR="00CA719B" w:rsidRPr="00CA719B">
        <w:rPr>
          <w:rFonts w:ascii="Times New Roman" w:hAnsi="Times New Roman" w:cs="Times New Roman"/>
          <w:sz w:val="24"/>
          <w:szCs w:val="24"/>
        </w:rPr>
        <w:t>Department of Geography, Environment and Spatial Sciences, Michigan State University, East Lansing, MI, USA</w:t>
      </w:r>
    </w:p>
    <w:p w14:paraId="6F6805DA" w14:textId="77777777" w:rsidR="00CA719B" w:rsidRPr="00CA719B" w:rsidRDefault="00CA719B" w:rsidP="00CA719B">
      <w:pPr>
        <w:spacing w:line="240" w:lineRule="auto"/>
        <w:contextualSpacing/>
        <w:rPr>
          <w:rFonts w:ascii="Times New Roman" w:hAnsi="Times New Roman" w:cs="Times New Roman"/>
          <w:sz w:val="24"/>
          <w:szCs w:val="24"/>
        </w:rPr>
      </w:pPr>
    </w:p>
    <w:p w14:paraId="04B55CA2" w14:textId="77777777" w:rsidR="00CA719B" w:rsidRPr="00CA719B" w:rsidRDefault="00CA719B" w:rsidP="00CA719B">
      <w:pPr>
        <w:spacing w:line="240" w:lineRule="auto"/>
        <w:contextualSpacing/>
        <w:rPr>
          <w:rFonts w:ascii="Times New Roman" w:hAnsi="Times New Roman" w:cs="Times New Roman"/>
          <w:sz w:val="24"/>
          <w:szCs w:val="24"/>
        </w:rPr>
      </w:pPr>
      <w:r w:rsidRPr="00CA719B">
        <w:rPr>
          <w:rFonts w:ascii="Times New Roman" w:hAnsi="Times New Roman" w:cs="Times New Roman"/>
          <w:sz w:val="24"/>
          <w:szCs w:val="24"/>
        </w:rPr>
        <w:t>*</w:t>
      </w:r>
      <w:proofErr w:type="gramStart"/>
      <w:r w:rsidRPr="00CA719B">
        <w:rPr>
          <w:rFonts w:ascii="Times New Roman" w:hAnsi="Times New Roman" w:cs="Times New Roman"/>
          <w:sz w:val="24"/>
          <w:szCs w:val="24"/>
        </w:rPr>
        <w:t>corresponding</w:t>
      </w:r>
      <w:proofErr w:type="gramEnd"/>
      <w:r w:rsidRPr="00CA719B">
        <w:rPr>
          <w:rFonts w:ascii="Times New Roman" w:hAnsi="Times New Roman" w:cs="Times New Roman"/>
          <w:sz w:val="24"/>
          <w:szCs w:val="24"/>
        </w:rPr>
        <w:t xml:space="preserve"> author: email: </w:t>
      </w:r>
      <w:r w:rsidR="001B0E4C">
        <w:fldChar w:fldCharType="begin"/>
      </w:r>
      <w:r w:rsidR="001B0E4C">
        <w:instrText xml:space="preserve"> HYPERLINK "mailto:Rachel.buxton@carleton.ca" </w:instrText>
      </w:r>
      <w:r w:rsidR="001B0E4C">
        <w:fldChar w:fldCharType="separate"/>
      </w:r>
      <w:r w:rsidRPr="00CA719B">
        <w:rPr>
          <w:rStyle w:val="Hyperlink"/>
          <w:rFonts w:ascii="Times New Roman" w:hAnsi="Times New Roman" w:cs="Times New Roman"/>
          <w:sz w:val="24"/>
          <w:szCs w:val="24"/>
        </w:rPr>
        <w:t>Rachel.buxton@carleton.ca</w:t>
      </w:r>
      <w:r w:rsidR="001B0E4C">
        <w:rPr>
          <w:rStyle w:val="Hyperlink"/>
          <w:rFonts w:ascii="Times New Roman" w:hAnsi="Times New Roman" w:cs="Times New Roman"/>
          <w:sz w:val="24"/>
          <w:szCs w:val="24"/>
        </w:rPr>
        <w:fldChar w:fldCharType="end"/>
      </w:r>
      <w:r w:rsidRPr="00CA719B">
        <w:rPr>
          <w:rFonts w:ascii="Times New Roman" w:hAnsi="Times New Roman" w:cs="Times New Roman"/>
          <w:sz w:val="24"/>
          <w:szCs w:val="24"/>
        </w:rPr>
        <w:t xml:space="preserve"> </w:t>
      </w:r>
    </w:p>
    <w:p w14:paraId="0C7438C7" w14:textId="77777777" w:rsidR="00CA719B" w:rsidRPr="00CA719B" w:rsidRDefault="00CA719B">
      <w:pPr>
        <w:spacing w:after="160" w:line="256" w:lineRule="auto"/>
        <w:rPr>
          <w:rFonts w:ascii="Times New Roman" w:eastAsia="Times New Roman" w:hAnsi="Times New Roman" w:cs="Times New Roman"/>
          <w:sz w:val="24"/>
          <w:szCs w:val="24"/>
          <w:u w:val="single"/>
        </w:rPr>
      </w:pPr>
    </w:p>
    <w:p w14:paraId="6398906B" w14:textId="77777777" w:rsidR="00CA719B" w:rsidRDefault="00CA719B">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ype="page"/>
      </w:r>
    </w:p>
    <w:p w14:paraId="342381B7" w14:textId="66EFFD5B" w:rsidR="00541D76" w:rsidRPr="00CA719B" w:rsidRDefault="00541D76" w:rsidP="00541D76">
      <w:pPr>
        <w:spacing w:after="160" w:line="25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2FF5AD88" w14:textId="77777777" w:rsidR="007076E1" w:rsidRDefault="007076E1">
      <w:pPr>
        <w:rPr>
          <w:rFonts w:ascii="Times New Roman" w:eastAsia="Times New Roman" w:hAnsi="Times New Roman" w:cs="Times New Roman"/>
          <w:b/>
          <w:sz w:val="24"/>
          <w:szCs w:val="24"/>
        </w:rPr>
      </w:pPr>
    </w:p>
    <w:p w14:paraId="6413A9AD" w14:textId="77777777" w:rsidR="007076E1" w:rsidRDefault="007076E1">
      <w:pPr>
        <w:rPr>
          <w:rFonts w:ascii="Times New Roman" w:eastAsia="Times New Roman" w:hAnsi="Times New Roman" w:cs="Times New Roman"/>
          <w:b/>
          <w:sz w:val="24"/>
          <w:szCs w:val="24"/>
        </w:rPr>
      </w:pPr>
    </w:p>
    <w:p w14:paraId="2A18C46E" w14:textId="3B27B605" w:rsidR="00541D76" w:rsidRPr="005959BF" w:rsidRDefault="007076E1">
      <w:pPr>
        <w:rPr>
          <w:rFonts w:ascii="Times New Roman" w:hAnsi="Times New Roman" w:cs="Times New Roman"/>
          <w:color w:val="222222"/>
          <w:sz w:val="24"/>
          <w:szCs w:val="24"/>
          <w:shd w:val="clear" w:color="auto" w:fill="FFFFFF"/>
        </w:rPr>
      </w:pPr>
      <w:r>
        <w:rPr>
          <w:rFonts w:ascii="Times New Roman" w:eastAsia="Times New Roman" w:hAnsi="Times New Roman" w:cs="Times New Roman"/>
          <w:b/>
          <w:sz w:val="24"/>
          <w:szCs w:val="24"/>
        </w:rPr>
        <w:t>Keywords:  biodiversity, mental health</w:t>
      </w:r>
      <w:r w:rsidR="00541D76" w:rsidRPr="00541D76">
        <w:rPr>
          <w:rFonts w:ascii="Times New Roman" w:eastAsia="Times New Roman" w:hAnsi="Times New Roman" w:cs="Times New Roman"/>
          <w:b/>
          <w:sz w:val="24"/>
          <w:szCs w:val="24"/>
        </w:rPr>
        <w:br w:type="page"/>
      </w:r>
    </w:p>
    <w:p w14:paraId="0A0D0BCA" w14:textId="1FD78512" w:rsidR="00F44000" w:rsidRPr="00855F71" w:rsidRDefault="00CA719B" w:rsidP="005D5B4F">
      <w:pPr>
        <w:pStyle w:val="Heading1"/>
        <w:rPr>
          <w:b w:val="0"/>
        </w:rPr>
      </w:pPr>
      <w:r w:rsidRPr="00855F71">
        <w:lastRenderedPageBreak/>
        <w:t>Introduction</w:t>
      </w:r>
    </w:p>
    <w:p w14:paraId="344EF997" w14:textId="0ABAB2F4" w:rsidR="00920C2D" w:rsidRDefault="00464E58" w:rsidP="00541D76">
      <w:pPr>
        <w:spacing w:after="60"/>
        <w:ind w:firstLine="360"/>
        <w:rPr>
          <w:rFonts w:ascii="Times New Roman" w:hAnsi="Times New Roman" w:cs="Times New Roman"/>
          <w:sz w:val="24"/>
          <w:szCs w:val="24"/>
        </w:rPr>
      </w:pPr>
      <w:r>
        <w:rPr>
          <w:rFonts w:ascii="Times New Roman" w:hAnsi="Times New Roman" w:cs="Times New Roman"/>
          <w:sz w:val="24"/>
          <w:szCs w:val="24"/>
        </w:rPr>
        <w:t>U</w:t>
      </w:r>
      <w:r w:rsidR="00E26F90">
        <w:rPr>
          <w:rFonts w:ascii="Times New Roman" w:hAnsi="Times New Roman" w:cs="Times New Roman"/>
          <w:sz w:val="24"/>
          <w:szCs w:val="24"/>
        </w:rPr>
        <w:t>rban growth</w:t>
      </w:r>
      <w:r w:rsidR="00615E09">
        <w:rPr>
          <w:rFonts w:ascii="Times New Roman" w:hAnsi="Times New Roman" w:cs="Times New Roman"/>
          <w:sz w:val="24"/>
          <w:szCs w:val="24"/>
        </w:rPr>
        <w:t xml:space="preserve"> </w:t>
      </w:r>
      <w:r w:rsidR="00293529" w:rsidRPr="00293529">
        <w:rPr>
          <w:rFonts w:ascii="Times New Roman" w:hAnsi="Times New Roman" w:cs="Times New Roman"/>
          <w:sz w:val="24"/>
          <w:szCs w:val="24"/>
        </w:rPr>
        <w:t xml:space="preserve">is a major contributor to biodiversity loss </w:t>
      </w:r>
      <w:r w:rsidR="00293529" w:rsidRPr="00293529">
        <w:rPr>
          <w:rFonts w:ascii="Times New Roman" w:hAnsi="Times New Roman" w:cs="Times New Roman"/>
          <w:sz w:val="24"/>
          <w:szCs w:val="24"/>
        </w:rPr>
        <w:fldChar w:fldCharType="begin">
          <w:fldData xml:space="preserve">PEVuZE5vdGU+PENpdGU+PEF1dGhvcj5TZXRvPC9BdXRob3I+PFllYXI+MjAxMjwvWWVhcj48UmVj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</w:fldData>
        </w:fldChar>
      </w:r>
      <w:r w:rsidR="00920C2D">
        <w:rPr>
          <w:rFonts w:ascii="Times New Roman" w:hAnsi="Times New Roman" w:cs="Times New Roman"/>
          <w:sz w:val="24"/>
          <w:szCs w:val="24"/>
        </w:rPr>
        <w:instrText xml:space="preserve"> ADDIN EN.CITE </w:instrText>
      </w:r>
      <w:r w:rsidR="00920C2D">
        <w:rPr>
          <w:rFonts w:ascii="Times New Roman" w:hAnsi="Times New Roman" w:cs="Times New Roman"/>
          <w:sz w:val="24"/>
          <w:szCs w:val="24"/>
        </w:rPr>
        <w:fldChar w:fldCharType="begin">
          <w:fldData xml:space="preserve">PEVuZE5vdGU+PENpdGU+PEF1dGhvcj5TZXRvPC9BdXRob3I+PFllYXI+MjAxMjwvWWVhcj48UmVj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</w:fldData>
        </w:fldChar>
      </w:r>
      <w:r w:rsidR="00920C2D">
        <w:rPr>
          <w:rFonts w:ascii="Times New Roman" w:hAnsi="Times New Roman" w:cs="Times New Roman"/>
          <w:sz w:val="24"/>
          <w:szCs w:val="24"/>
        </w:rPr>
        <w:instrText xml:space="preserve"> ADDIN EN.CITE.DATA </w:instrText>
      </w:r>
      <w:r w:rsidR="00920C2D">
        <w:rPr>
          <w:rFonts w:ascii="Times New Roman" w:hAnsi="Times New Roman" w:cs="Times New Roman"/>
          <w:sz w:val="24"/>
          <w:szCs w:val="24"/>
        </w:rPr>
      </w:r>
      <w:r w:rsidR="00920C2D">
        <w:rPr>
          <w:rFonts w:ascii="Times New Roman" w:hAnsi="Times New Roman" w:cs="Times New Roman"/>
          <w:sz w:val="24"/>
          <w:szCs w:val="24"/>
        </w:rPr>
        <w:fldChar w:fldCharType="end"/>
      </w:r>
      <w:r w:rsidR="00293529" w:rsidRPr="00293529">
        <w:rPr>
          <w:rFonts w:ascii="Times New Roman" w:hAnsi="Times New Roman" w:cs="Times New Roman"/>
          <w:sz w:val="24"/>
          <w:szCs w:val="24"/>
        </w:rPr>
      </w:r>
      <w:r w:rsidR="00293529" w:rsidRPr="00293529">
        <w:rPr>
          <w:rFonts w:ascii="Times New Roman" w:hAnsi="Times New Roman" w:cs="Times New Roman"/>
          <w:sz w:val="24"/>
          <w:szCs w:val="24"/>
        </w:rPr>
        <w:fldChar w:fldCharType="separate"/>
      </w:r>
      <w:r w:rsidR="00920C2D">
        <w:rPr>
          <w:rFonts w:ascii="Times New Roman" w:hAnsi="Times New Roman" w:cs="Times New Roman"/>
          <w:noProof/>
          <w:sz w:val="24"/>
          <w:szCs w:val="24"/>
        </w:rPr>
        <w:t>(1, 2)</w:t>
      </w:r>
      <w:r w:rsidR="00293529" w:rsidRPr="00293529">
        <w:rPr>
          <w:rFonts w:ascii="Times New Roman" w:hAnsi="Times New Roman" w:cs="Times New Roman"/>
          <w:sz w:val="24"/>
          <w:szCs w:val="24"/>
        </w:rPr>
        <w:fldChar w:fldCharType="end"/>
      </w:r>
      <w:r w:rsidR="00920C2D">
        <w:rPr>
          <w:rFonts w:ascii="Times New Roman" w:hAnsi="Times New Roman" w:cs="Times New Roman"/>
          <w:sz w:val="24"/>
          <w:szCs w:val="24"/>
        </w:rPr>
        <w:t>, yet for</w:t>
      </w:r>
      <w:r w:rsidR="00293529" w:rsidRPr="00293529">
        <w:rPr>
          <w:rFonts w:ascii="Times New Roman" w:hAnsi="Times New Roman" w:cs="Times New Roman"/>
          <w:sz w:val="24"/>
          <w:szCs w:val="24"/>
        </w:rPr>
        <w:t xml:space="preserve"> over </w:t>
      </w:r>
      <w:r w:rsidR="00293529">
        <w:rPr>
          <w:rFonts w:ascii="Times New Roman" w:hAnsi="Times New Roman" w:cs="Times New Roman"/>
          <w:sz w:val="24"/>
          <w:szCs w:val="24"/>
        </w:rPr>
        <w:t>5</w:t>
      </w:r>
      <w:r w:rsidR="00293529" w:rsidRPr="00293529">
        <w:rPr>
          <w:rFonts w:ascii="Times New Roman" w:hAnsi="Times New Roman" w:cs="Times New Roman"/>
          <w:sz w:val="24"/>
          <w:szCs w:val="24"/>
        </w:rPr>
        <w:t xml:space="preserve">0% of </w:t>
      </w:r>
      <w:r w:rsidR="00293529">
        <w:rPr>
          <w:rFonts w:ascii="Times New Roman" w:hAnsi="Times New Roman" w:cs="Times New Roman"/>
          <w:sz w:val="24"/>
          <w:szCs w:val="24"/>
        </w:rPr>
        <w:t xml:space="preserve">the global </w:t>
      </w:r>
      <w:r w:rsidR="00E26F90">
        <w:rPr>
          <w:rFonts w:ascii="Times New Roman" w:hAnsi="Times New Roman" w:cs="Times New Roman"/>
          <w:sz w:val="24"/>
          <w:szCs w:val="24"/>
        </w:rPr>
        <w:t xml:space="preserve">human </w:t>
      </w:r>
      <w:r w:rsidR="00293529">
        <w:rPr>
          <w:rFonts w:ascii="Times New Roman" w:hAnsi="Times New Roman" w:cs="Times New Roman"/>
          <w:sz w:val="24"/>
          <w:szCs w:val="24"/>
        </w:rPr>
        <w:t>population</w:t>
      </w:r>
      <w:r w:rsidR="00615E09">
        <w:rPr>
          <w:rFonts w:ascii="Times New Roman" w:hAnsi="Times New Roman" w:cs="Times New Roman"/>
          <w:sz w:val="24"/>
          <w:szCs w:val="24"/>
        </w:rPr>
        <w:t xml:space="preserve"> that live in cities,</w:t>
      </w:r>
      <w:r w:rsidR="00293529" w:rsidRPr="00293529">
        <w:rPr>
          <w:rFonts w:ascii="Times New Roman" w:hAnsi="Times New Roman" w:cs="Times New Roman"/>
          <w:sz w:val="24"/>
          <w:szCs w:val="24"/>
        </w:rPr>
        <w:t xml:space="preserve"> urban biodiversity represents the</w:t>
      </w:r>
      <w:r w:rsidR="009E216E">
        <w:rPr>
          <w:rFonts w:ascii="Times New Roman" w:hAnsi="Times New Roman" w:cs="Times New Roman"/>
          <w:sz w:val="24"/>
          <w:szCs w:val="24"/>
        </w:rPr>
        <w:t>ir</w:t>
      </w:r>
      <w:r w:rsidR="00293529" w:rsidRPr="00293529">
        <w:rPr>
          <w:rFonts w:ascii="Times New Roman" w:hAnsi="Times New Roman" w:cs="Times New Roman"/>
          <w:sz w:val="24"/>
          <w:szCs w:val="24"/>
        </w:rPr>
        <w:t xml:space="preserve"> predominant exposure to nature </w:t>
      </w:r>
      <w:r w:rsidR="00293529" w:rsidRPr="00293529">
        <w:rPr>
          <w:rFonts w:ascii="Times New Roman" w:hAnsi="Times New Roman" w:cs="Times New Roman"/>
          <w:sz w:val="24"/>
          <w:szCs w:val="24"/>
        </w:rPr>
        <w:fldChar w:fldCharType="begin"/>
      </w:r>
      <w:r w:rsidR="00920C2D">
        <w:rPr>
          <w:rFonts w:ascii="Times New Roman" w:hAnsi="Times New Roman" w:cs="Times New Roman"/>
          <w:sz w:val="24"/>
          <w:szCs w:val="24"/>
        </w:rPr>
        <w:instrText xml:space="preserve"> ADDIN EN.CITE &lt;EndNote&gt;&lt;Cite&gt;&lt;Author&gt;Statistics Canada&lt;/Author&gt;&lt;Year&gt;2018&lt;/Year&gt;&lt;RecNum&gt;4022&lt;/RecNum&gt;&lt;DisplayText&gt;(3)&lt;/DisplayText&gt;&lt;record&gt;&lt;rec-number&gt;4022&lt;/rec-number&gt;&lt;foreign-keys&gt;&lt;key app="EN" db-id="0tx92atzmzfz91ee2f5xfzeiwz5vpr2zdzzv" timestamp="1591027470"&gt;4022&lt;/key&gt;&lt;/foreign-keys&gt;&lt;ref-type name="Journal Article"&gt;17&lt;/ref-type&gt;&lt;contributors&gt;&lt;authors&gt;&lt;author&gt;Statistics Canada,&lt;/author&gt;&lt;/authors&gt;&lt;/contributors&gt;&lt;titles&gt;&lt;title&gt;Canada&amp;apos;s population estimates. Accessed June 1, 2020 https://www150.statcan.gc.ca/n1/daily-quotidien/190328/dq190328b-eng.htm&lt;/title&gt;&lt;/titles&gt;&lt;dates&gt;&lt;year&gt;2018&lt;/year&gt;&lt;/dates&gt;&lt;urls&gt;&lt;/urls&gt;&lt;/record&gt;&lt;/Cite&gt;&lt;/EndNote&gt;</w:instrText>
      </w:r>
      <w:r w:rsidR="00293529" w:rsidRPr="00293529">
        <w:rPr>
          <w:rFonts w:ascii="Times New Roman" w:hAnsi="Times New Roman" w:cs="Times New Roman"/>
          <w:sz w:val="24"/>
          <w:szCs w:val="24"/>
        </w:rPr>
        <w:fldChar w:fldCharType="separate"/>
      </w:r>
      <w:r w:rsidR="00920C2D">
        <w:rPr>
          <w:rFonts w:ascii="Times New Roman" w:hAnsi="Times New Roman" w:cs="Times New Roman"/>
          <w:noProof/>
          <w:sz w:val="24"/>
          <w:szCs w:val="24"/>
        </w:rPr>
        <w:t>(3)</w:t>
      </w:r>
      <w:r w:rsidR="00293529" w:rsidRPr="00293529">
        <w:rPr>
          <w:rFonts w:ascii="Times New Roman" w:hAnsi="Times New Roman" w:cs="Times New Roman"/>
          <w:sz w:val="24"/>
          <w:szCs w:val="24"/>
        </w:rPr>
        <w:fldChar w:fldCharType="end"/>
      </w:r>
      <w:r w:rsidR="00293529" w:rsidRPr="00293529">
        <w:rPr>
          <w:rFonts w:ascii="Times New Roman" w:hAnsi="Times New Roman" w:cs="Times New Roman"/>
          <w:sz w:val="24"/>
          <w:szCs w:val="24"/>
        </w:rPr>
        <w:t xml:space="preserve">. </w:t>
      </w:r>
      <w:r w:rsidR="000A5AB2">
        <w:rPr>
          <w:rFonts w:ascii="Times New Roman" w:hAnsi="Times New Roman" w:cs="Times New Roman"/>
          <w:sz w:val="24"/>
          <w:szCs w:val="24"/>
        </w:rPr>
        <w:t>Urban environments</w:t>
      </w:r>
      <w:r w:rsidR="00E123AB">
        <w:rPr>
          <w:rFonts w:ascii="Times New Roman" w:hAnsi="Times New Roman" w:cs="Times New Roman"/>
          <w:sz w:val="24"/>
          <w:szCs w:val="24"/>
        </w:rPr>
        <w:t xml:space="preserve"> can</w:t>
      </w:r>
      <w:r w:rsidR="000A5AB2">
        <w:rPr>
          <w:rFonts w:ascii="Times New Roman" w:hAnsi="Times New Roman" w:cs="Times New Roman"/>
          <w:sz w:val="24"/>
          <w:szCs w:val="24"/>
        </w:rPr>
        <w:t xml:space="preserve"> increase stress </w:t>
      </w:r>
      <w:r w:rsidR="000A5AB2">
        <w:rPr>
          <w:rFonts w:ascii="Times New Roman" w:hAnsi="Times New Roman" w:cs="Times New Roman"/>
          <w:sz w:val="24"/>
          <w:szCs w:val="24"/>
        </w:rPr>
        <w:fldChar w:fldCharType="begin"/>
      </w:r>
      <w:r w:rsidR="000A5AB2">
        <w:rPr>
          <w:rFonts w:ascii="Times New Roman" w:hAnsi="Times New Roman" w:cs="Times New Roman"/>
          <w:sz w:val="24"/>
          <w:szCs w:val="24"/>
        </w:rPr>
        <w:instrText xml:space="preserve"> ADDIN EN.CITE &lt;EndNote&gt;&lt;Cite&gt;&lt;Author&gt;Lederbogen&lt;/Author&gt;&lt;Year&gt;2011&lt;/Year&gt;&lt;RecNum&gt;4872&lt;/RecNum&gt;&lt;DisplayText&gt;(4)&lt;/DisplayText&gt;&lt;record&gt;&lt;rec-number&gt;4872&lt;/rec-number&gt;&lt;foreign-keys&gt;&lt;key app="EN" db-id="0tx92atzmzfz91ee2f5xfzeiwz5vpr2zdzzv" timestamp="1673469282"&gt;4872&lt;/key&gt;&lt;/foreign-keys&gt;&lt;ref-type name="Journal Article"&gt;17&lt;/ref-type&gt;&lt;contributors&gt;&lt;authors&gt;&lt;author&gt;Lederbogen, Florian&lt;/author&gt;&lt;author&gt;Kirsch, Peter&lt;/author&gt;&lt;author&gt;Haddad, Leila&lt;/author&gt;&lt;author&gt;Streit, Fabian&lt;/author&gt;&lt;author&gt;Tost, Heike&lt;/author&gt;&lt;author&gt;Schuch, Philipp&lt;/author&gt;&lt;author&gt;Wüst, Stefan&lt;/author&gt;&lt;author&gt;Pruessner, Jens C.&lt;/author&gt;&lt;author&gt;Rietschel, Marcella&lt;/author&gt;&lt;author&gt;Deuschle, Michael&lt;/author&gt;&lt;author&gt;Meyer-Lindenberg, Andreas&lt;/author&gt;&lt;/authors&gt;&lt;/contributors&gt;&lt;titles&gt;&lt;title&gt;City living and urban upbringing affect neural social stress processing in humans&lt;/title&gt;&lt;secondary-title&gt;Nature&lt;/secondary-title&gt;&lt;/titles&gt;&lt;periodical&gt;&lt;full-title&gt;Nature&lt;/full-title&gt;&lt;abbr-1&gt;Nature&lt;/abbr-1&gt;&lt;/periodical&gt;&lt;pages&gt;498-501&lt;/pages&gt;&lt;volume&gt;474&lt;/volume&gt;&lt;number&gt;7352&lt;/number&gt;&lt;dates&gt;&lt;year&gt;2011&lt;/year&gt;&lt;pub-dates&gt;&lt;date&gt;2011/06/01&lt;/date&gt;&lt;/pub-dates&gt;&lt;/dates&gt;&lt;isbn&gt;1476-4687&lt;/isbn&gt;&lt;urls&gt;&lt;related-urls&gt;&lt;url&gt;https://doi.org/10.1038/nature10190&lt;/url&gt;&lt;/related-urls&gt;&lt;/urls&gt;&lt;electronic-resource-num&gt;10.1038/nature10190&lt;/electronic-resource-num&gt;&lt;/record&gt;&lt;/Cite&gt;&lt;/EndNote&gt;</w:instrText>
      </w:r>
      <w:r w:rsidR="000A5AB2">
        <w:rPr>
          <w:rFonts w:ascii="Times New Roman" w:hAnsi="Times New Roman" w:cs="Times New Roman"/>
          <w:sz w:val="24"/>
          <w:szCs w:val="24"/>
        </w:rPr>
        <w:fldChar w:fldCharType="separate"/>
      </w:r>
      <w:r w:rsidR="000A5AB2">
        <w:rPr>
          <w:rFonts w:ascii="Times New Roman" w:hAnsi="Times New Roman" w:cs="Times New Roman"/>
          <w:noProof/>
          <w:sz w:val="24"/>
          <w:szCs w:val="24"/>
        </w:rPr>
        <w:t>(4)</w:t>
      </w:r>
      <w:r w:rsidR="000A5AB2">
        <w:rPr>
          <w:rFonts w:ascii="Times New Roman" w:hAnsi="Times New Roman" w:cs="Times New Roman"/>
          <w:sz w:val="24"/>
          <w:szCs w:val="24"/>
        </w:rPr>
        <w:fldChar w:fldCharType="end"/>
      </w:r>
      <w:r w:rsidR="000A5AB2">
        <w:rPr>
          <w:rFonts w:ascii="Times New Roman" w:hAnsi="Times New Roman" w:cs="Times New Roman"/>
          <w:sz w:val="24"/>
          <w:szCs w:val="24"/>
        </w:rPr>
        <w:t xml:space="preserve"> and</w:t>
      </w:r>
      <w:r w:rsidR="00293529" w:rsidRPr="00293529">
        <w:rPr>
          <w:rFonts w:ascii="Times New Roman" w:hAnsi="Times New Roman" w:cs="Times New Roman"/>
          <w:sz w:val="24"/>
          <w:szCs w:val="24"/>
        </w:rPr>
        <w:t xml:space="preserve"> reduce </w:t>
      </w:r>
      <w:r w:rsidR="008C1BB6">
        <w:rPr>
          <w:rFonts w:ascii="Times New Roman" w:hAnsi="Times New Roman" w:cs="Times New Roman"/>
          <w:sz w:val="24"/>
          <w:szCs w:val="24"/>
        </w:rPr>
        <w:t>people</w:t>
      </w:r>
      <w:r w:rsidR="009E216E">
        <w:rPr>
          <w:rFonts w:ascii="Times New Roman" w:hAnsi="Times New Roman" w:cs="Times New Roman"/>
          <w:sz w:val="24"/>
          <w:szCs w:val="24"/>
        </w:rPr>
        <w:t>’</w:t>
      </w:r>
      <w:r w:rsidR="008C1BB6">
        <w:rPr>
          <w:rFonts w:ascii="Times New Roman" w:hAnsi="Times New Roman" w:cs="Times New Roman"/>
          <w:sz w:val="24"/>
          <w:szCs w:val="24"/>
        </w:rPr>
        <w:t xml:space="preserve">s </w:t>
      </w:r>
      <w:r w:rsidR="00293529" w:rsidRPr="00293529">
        <w:rPr>
          <w:rFonts w:ascii="Times New Roman" w:hAnsi="Times New Roman" w:cs="Times New Roman"/>
          <w:sz w:val="24"/>
          <w:szCs w:val="24"/>
        </w:rPr>
        <w:t xml:space="preserve">engagement with the natural environment </w:t>
      </w:r>
      <w:r w:rsidR="00293529" w:rsidRPr="00293529">
        <w:rPr>
          <w:rFonts w:ascii="Times New Roman" w:hAnsi="Times New Roman" w:cs="Times New Roman"/>
          <w:sz w:val="24"/>
          <w:szCs w:val="24"/>
        </w:rPr>
        <w:fldChar w:fldCharType="begin"/>
      </w:r>
      <w:r w:rsidR="000A5AB2">
        <w:rPr>
          <w:rFonts w:ascii="Times New Roman" w:hAnsi="Times New Roman" w:cs="Times New Roman"/>
          <w:sz w:val="24"/>
          <w:szCs w:val="24"/>
        </w:rPr>
        <w:instrText xml:space="preserve"> ADDIN EN.CITE &lt;EndNote&gt;&lt;Cite&gt;&lt;Author&gt;Soga&lt;/Author&gt;&lt;Year&gt;2016&lt;/Year&gt;&lt;RecNum&gt;4196&lt;/RecNum&gt;&lt;DisplayText&gt;(5)&lt;/DisplayText&gt;&lt;record&gt;&lt;rec-number&gt;4196&lt;/rec-number&gt;&lt;foreign-keys&gt;&lt;key app="EN" db-id="0tx92atzmzfz91ee2f5xfzeiwz5vpr2zdzzv" timestamp="1601576404"&gt;4196&lt;/key&gt;&lt;/foreign-keys&gt;&lt;ref-type name="Journal Article"&gt;17&lt;/ref-type&gt;&lt;contributors&gt;&lt;authors&gt;&lt;author&gt;Soga, Masashi&lt;/author&gt;&lt;author&gt;Gaston, Kevin J.&lt;/author&gt;&lt;/authors&gt;&lt;/contributors&gt;&lt;titles&gt;&lt;title&gt;Extinction of experience: the loss of human–nature interactions&lt;/title&gt;&lt;secondary-title&gt;Frontiers in Ecology and the Environment&lt;/secondary-title&gt;&lt;/titles&gt;&lt;periodical&gt;&lt;full-title&gt;Frontiers in Ecology and the Environment&lt;/full-title&gt;&lt;abbr-1&gt;Front. Ecol. Environ.&lt;/abbr-1&gt;&lt;/periodical&gt;&lt;pages&gt;94-101&lt;/pages&gt;&lt;volume&gt;14&lt;/volume&gt;&lt;number&gt;2&lt;/number&gt;&lt;dates&gt;&lt;year&gt;2016&lt;/year&gt;&lt;pub-dates&gt;&lt;date&gt;2016/03/01&lt;/date&gt;&lt;/pub-dates&gt;&lt;/dates&gt;&lt;publisher&gt;John Wiley &amp;amp; Sons, Ltd&lt;/publisher&gt;&lt;isbn&gt;1540-9295&lt;/isbn&gt;&lt;urls&gt;&lt;related-urls&gt;&lt;url&gt;https://doi.org/10.1002/fee.1225&lt;/url&gt;&lt;/related-urls&gt;&lt;/urls&gt;&lt;electronic-resource-num&gt;10.1002/fee.1225&lt;/electronic-resource-num&gt;&lt;access-date&gt;2020/10/01&lt;/access-date&gt;&lt;/record&gt;&lt;/Cite&gt;&lt;/EndNote&gt;</w:instrText>
      </w:r>
      <w:r w:rsidR="00293529" w:rsidRPr="00293529">
        <w:rPr>
          <w:rFonts w:ascii="Times New Roman" w:hAnsi="Times New Roman" w:cs="Times New Roman"/>
          <w:sz w:val="24"/>
          <w:szCs w:val="24"/>
        </w:rPr>
        <w:fldChar w:fldCharType="separate"/>
      </w:r>
      <w:r w:rsidR="000A5AB2">
        <w:rPr>
          <w:rFonts w:ascii="Times New Roman" w:hAnsi="Times New Roman" w:cs="Times New Roman"/>
          <w:noProof/>
          <w:sz w:val="24"/>
          <w:szCs w:val="24"/>
        </w:rPr>
        <w:t>(5)</w:t>
      </w:r>
      <w:r w:rsidR="00293529" w:rsidRPr="00293529">
        <w:rPr>
          <w:rFonts w:ascii="Times New Roman" w:hAnsi="Times New Roman" w:cs="Times New Roman"/>
          <w:sz w:val="24"/>
          <w:szCs w:val="24"/>
        </w:rPr>
        <w:fldChar w:fldCharType="end"/>
      </w:r>
      <w:r w:rsidR="00293529" w:rsidRPr="00293529">
        <w:rPr>
          <w:rFonts w:ascii="Times New Roman" w:hAnsi="Times New Roman" w:cs="Times New Roman"/>
          <w:sz w:val="24"/>
          <w:szCs w:val="24"/>
        </w:rPr>
        <w:t xml:space="preserve">, which is problematic because exposure to nature </w:t>
      </w:r>
      <w:r w:rsidR="00DD7474">
        <w:rPr>
          <w:rFonts w:ascii="Times New Roman" w:hAnsi="Times New Roman" w:cs="Times New Roman"/>
          <w:sz w:val="24"/>
          <w:szCs w:val="24"/>
        </w:rPr>
        <w:t xml:space="preserve">is associated with </w:t>
      </w:r>
      <w:r w:rsidR="004608A6">
        <w:rPr>
          <w:rFonts w:ascii="Times New Roman" w:hAnsi="Times New Roman" w:cs="Times New Roman"/>
          <w:sz w:val="24"/>
          <w:szCs w:val="24"/>
        </w:rPr>
        <w:t xml:space="preserve">a broad array of health </w:t>
      </w:r>
      <w:r w:rsidR="007B3C66">
        <w:rPr>
          <w:rFonts w:ascii="Times New Roman" w:hAnsi="Times New Roman" w:cs="Times New Roman"/>
          <w:sz w:val="24"/>
          <w:szCs w:val="24"/>
        </w:rPr>
        <w:t>and well</w:t>
      </w:r>
      <w:r w:rsidR="00F00D2A">
        <w:rPr>
          <w:rFonts w:ascii="Times New Roman" w:hAnsi="Times New Roman" w:cs="Times New Roman"/>
          <w:sz w:val="24"/>
          <w:szCs w:val="24"/>
        </w:rPr>
        <w:t>-</w:t>
      </w:r>
      <w:r w:rsidR="007B3C66">
        <w:rPr>
          <w:rFonts w:ascii="Times New Roman" w:hAnsi="Times New Roman" w:cs="Times New Roman"/>
          <w:sz w:val="24"/>
          <w:szCs w:val="24"/>
        </w:rPr>
        <w:t xml:space="preserve">being </w:t>
      </w:r>
      <w:r w:rsidR="004608A6">
        <w:rPr>
          <w:rFonts w:ascii="Times New Roman" w:hAnsi="Times New Roman" w:cs="Times New Roman"/>
          <w:sz w:val="24"/>
          <w:szCs w:val="24"/>
        </w:rPr>
        <w:t>benefits</w:t>
      </w:r>
      <w:r w:rsidR="00DD7474">
        <w:rPr>
          <w:rFonts w:ascii="Times New Roman" w:hAnsi="Times New Roman" w:cs="Times New Roman"/>
          <w:sz w:val="24"/>
          <w:szCs w:val="24"/>
        </w:rPr>
        <w:t xml:space="preserve"> </w:t>
      </w:r>
      <w:r w:rsidR="00293529" w:rsidRPr="00293529">
        <w:rPr>
          <w:rFonts w:ascii="Times New Roman" w:hAnsi="Times New Roman" w:cs="Times New Roman"/>
          <w:sz w:val="24"/>
          <w:szCs w:val="24"/>
        </w:rPr>
        <w:fldChar w:fldCharType="begin"/>
      </w:r>
      <w:r w:rsidR="000A5AB2">
        <w:rPr>
          <w:rFonts w:ascii="Times New Roman" w:hAnsi="Times New Roman" w:cs="Times New Roman"/>
          <w:sz w:val="24"/>
          <w:szCs w:val="24"/>
        </w:rPr>
        <w:instrText xml:space="preserve"> ADDIN EN.CITE &lt;EndNote&gt;&lt;Cite&gt;&lt;Author&gt;Gascon&lt;/Author&gt;&lt;Year&gt;2015&lt;/Year&gt;&lt;RecNum&gt;4019&lt;/RecNum&gt;&lt;DisplayText&gt;(6)&lt;/DisplayText&gt;&lt;record&gt;&lt;rec-number&gt;4019&lt;/rec-number&gt;&lt;foreign-keys&gt;&lt;key app="EN" db-id="0tx92atzmzfz91ee2f5xfzeiwz5vpr2zdzzv" timestamp="1590766658"&gt;4019&lt;/key&gt;&lt;/foreign-keys&gt;&lt;ref-type name="Journal Article"&gt;17&lt;/ref-type&gt;&lt;contributors&gt;&lt;authors&gt;&lt;author&gt;Gascon, Mireia&lt;/author&gt;&lt;author&gt;Triguero-Mas, Margarita&lt;/author&gt;&lt;author&gt;Martinez, David&lt;/author&gt;&lt;author&gt;Dadvand, Payam&lt;/author&gt;&lt;author&gt;Forns Guzman, Joan&lt;/author&gt;&lt;author&gt;Plasència, Antoni&lt;/author&gt;&lt;author&gt;Nieuwenhuijsen, Mark&lt;/author&gt;&lt;/authors&gt;&lt;/contributors&gt;&lt;titles&gt;&lt;title&gt;Mental health benefits of long-term exposure to residential green and blue spaces: a systematic review&lt;/title&gt;&lt;secondary-title&gt;International Journal of Environmental Research and Public Health&lt;/secondary-title&gt;&lt;/titles&gt;&lt;periodical&gt;&lt;full-title&gt;International Journal of Environmental Research and Public Health&lt;/full-title&gt;&lt;abbr-1&gt;Int. J. Env. Res. Public Health&lt;/abbr-1&gt;&lt;/periodical&gt;&lt;pages&gt;4354-4379&lt;/pages&gt;&lt;volume&gt;12&lt;/volume&gt;&lt;dates&gt;&lt;year&gt;2015&lt;/year&gt;&lt;pub-dates&gt;&lt;date&gt;04/01&lt;/date&gt;&lt;/pub-dates&gt;&lt;/dates&gt;&lt;urls&gt;&lt;/urls&gt;&lt;electronic-resource-num&gt;10.3390/ijerph120404354&lt;/electronic-resource-num&gt;&lt;/record&gt;&lt;/Cite&gt;&lt;/EndNote&gt;</w:instrText>
      </w:r>
      <w:r w:rsidR="00293529" w:rsidRPr="00293529">
        <w:rPr>
          <w:rFonts w:ascii="Times New Roman" w:hAnsi="Times New Roman" w:cs="Times New Roman"/>
          <w:sz w:val="24"/>
          <w:szCs w:val="24"/>
        </w:rPr>
        <w:fldChar w:fldCharType="separate"/>
      </w:r>
      <w:r w:rsidR="000A5AB2">
        <w:rPr>
          <w:rFonts w:ascii="Times New Roman" w:hAnsi="Times New Roman" w:cs="Times New Roman"/>
          <w:noProof/>
          <w:sz w:val="24"/>
          <w:szCs w:val="24"/>
        </w:rPr>
        <w:t>(6)</w:t>
      </w:r>
      <w:r w:rsidR="00293529" w:rsidRPr="00293529">
        <w:rPr>
          <w:rFonts w:ascii="Times New Roman" w:hAnsi="Times New Roman" w:cs="Times New Roman"/>
          <w:sz w:val="24"/>
          <w:szCs w:val="24"/>
        </w:rPr>
        <w:fldChar w:fldCharType="end"/>
      </w:r>
      <w:r w:rsidR="00293529" w:rsidRPr="00293529">
        <w:rPr>
          <w:rFonts w:ascii="Times New Roman" w:hAnsi="Times New Roman" w:cs="Times New Roman"/>
          <w:sz w:val="24"/>
          <w:szCs w:val="24"/>
        </w:rPr>
        <w:t xml:space="preserve">. </w:t>
      </w:r>
      <w:r w:rsidR="00920C2D">
        <w:rPr>
          <w:rFonts w:ascii="Times New Roman" w:hAnsi="Times New Roman" w:cs="Times New Roman"/>
          <w:sz w:val="24"/>
          <w:szCs w:val="24"/>
        </w:rPr>
        <w:t>As</w:t>
      </w:r>
      <w:r w:rsidR="00293529" w:rsidRPr="00293529">
        <w:rPr>
          <w:rFonts w:ascii="Times New Roman" w:hAnsi="Times New Roman" w:cs="Times New Roman"/>
          <w:sz w:val="24"/>
          <w:szCs w:val="24"/>
        </w:rPr>
        <w:t xml:space="preserve"> cities continue to grow, </w:t>
      </w:r>
      <w:r w:rsidR="00920C2D">
        <w:rPr>
          <w:rFonts w:ascii="Times New Roman" w:hAnsi="Times New Roman" w:cs="Times New Roman"/>
          <w:sz w:val="24"/>
          <w:szCs w:val="24"/>
        </w:rPr>
        <w:t xml:space="preserve">understanding the link between biodiversity and health </w:t>
      </w:r>
      <w:r w:rsidR="00E123AB">
        <w:rPr>
          <w:rFonts w:ascii="Times New Roman" w:hAnsi="Times New Roman" w:cs="Times New Roman"/>
          <w:sz w:val="24"/>
          <w:szCs w:val="24"/>
        </w:rPr>
        <w:t xml:space="preserve">within an urban context </w:t>
      </w:r>
      <w:r w:rsidR="00920C2D">
        <w:rPr>
          <w:rFonts w:ascii="Times New Roman" w:hAnsi="Times New Roman" w:cs="Times New Roman"/>
          <w:sz w:val="24"/>
          <w:szCs w:val="24"/>
        </w:rPr>
        <w:t xml:space="preserve">will be a key component of effective urban </w:t>
      </w:r>
      <w:r w:rsidR="004608A6">
        <w:rPr>
          <w:rFonts w:ascii="Times New Roman" w:hAnsi="Times New Roman" w:cs="Times New Roman"/>
          <w:sz w:val="24"/>
          <w:szCs w:val="24"/>
        </w:rPr>
        <w:t xml:space="preserve">conservation and public health </w:t>
      </w:r>
      <w:r w:rsidR="00920C2D">
        <w:rPr>
          <w:rFonts w:ascii="Times New Roman" w:hAnsi="Times New Roman" w:cs="Times New Roman"/>
          <w:sz w:val="24"/>
          <w:szCs w:val="24"/>
        </w:rPr>
        <w:t>planning.</w:t>
      </w:r>
    </w:p>
    <w:p w14:paraId="11D179A6" w14:textId="22F8287C" w:rsidR="00B4306E" w:rsidRDefault="00B24B45" w:rsidP="00541D76">
      <w:pPr>
        <w:spacing w:after="60"/>
        <w:ind w:firstLine="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widely recognized that exposure to nature provides </w:t>
      </w:r>
      <w:r w:rsidR="00E41E46">
        <w:rPr>
          <w:rFonts w:ascii="Times New Roman" w:eastAsia="Times New Roman" w:hAnsi="Times New Roman" w:cs="Times New Roman"/>
          <w:sz w:val="24"/>
          <w:szCs w:val="24"/>
          <w:highlight w:val="white"/>
        </w:rPr>
        <w:t>mental</w:t>
      </w:r>
      <w:r>
        <w:rPr>
          <w:rFonts w:ascii="Times New Roman" w:eastAsia="Times New Roman" w:hAnsi="Times New Roman" w:cs="Times New Roman"/>
          <w:sz w:val="24"/>
          <w:szCs w:val="24"/>
          <w:highlight w:val="white"/>
        </w:rPr>
        <w:t xml:space="preserve"> health benefits </w:t>
      </w:r>
      <w:r w:rsidR="00060DA7">
        <w:rPr>
          <w:rFonts w:ascii="Times New Roman" w:eastAsia="Times New Roman" w:hAnsi="Times New Roman" w:cs="Times New Roman"/>
          <w:sz w:val="24"/>
          <w:szCs w:val="24"/>
          <w:highlight w:val="white"/>
        </w:rPr>
        <w:t xml:space="preserve">to people living in cities </w:t>
      </w:r>
      <w:r w:rsidR="00920C2D">
        <w:rPr>
          <w:rFonts w:ascii="Times New Roman" w:eastAsia="Times New Roman" w:hAnsi="Times New Roman" w:cs="Times New Roman"/>
          <w:sz w:val="24"/>
          <w:szCs w:val="24"/>
          <w:highlight w:val="white"/>
        </w:rPr>
        <w:fldChar w:fldCharType="begin"/>
      </w:r>
      <w:r w:rsidR="000A5AB2">
        <w:rPr>
          <w:rFonts w:ascii="Times New Roman" w:eastAsia="Times New Roman" w:hAnsi="Times New Roman" w:cs="Times New Roman"/>
          <w:sz w:val="24"/>
          <w:szCs w:val="24"/>
          <w:highlight w:val="white"/>
        </w:rPr>
        <w:instrText xml:space="preserve"> ADDIN EN.CITE &lt;EndNote&gt;&lt;Cite&gt;&lt;Author&gt;Frumkin&lt;/Author&gt;&lt;Year&gt;2017&lt;/Year&gt;&lt;RecNum&gt;3301&lt;/RecNum&gt;&lt;DisplayText&gt;(7)&lt;/DisplayText&gt;&lt;record&gt;&lt;rec-number&gt;3301&lt;/rec-number&gt;&lt;foreign-keys&gt;&lt;key app="EN" db-id="0tx92atzmzfz91ee2f5xfzeiwz5vpr2zdzzv" timestamp="1537383720"&gt;3301&lt;/key&gt;&lt;/foreign-keys&gt;&lt;ref-type name="Journal Article"&gt;17&lt;/ref-type&gt;&lt;contributors&gt;&lt;authors&gt;&lt;author&gt;Frumkin, Howard&lt;/author&gt;&lt;author&gt;Bratman Gregory, N.&lt;/author&gt;&lt;author&gt;Breslow Sara, Jo&lt;/author&gt;&lt;author&gt;Cochran, Bobby&lt;/author&gt;&lt;author&gt;Kahn Jr Peter, H.&lt;/author&gt;&lt;author&gt;Lawler Joshua, J.&lt;/author&gt;&lt;author&gt;Levin Phillip, S.&lt;/author&gt;&lt;author&gt;Tandon Pooja, S.&lt;/author&gt;&lt;author&gt;Varanasi, Usha&lt;/author&gt;&lt;author&gt;Wolf Kathleen, L.&lt;/author&gt;&lt;author&gt;Wood Spencer, A.&lt;/author&gt;&lt;/authors&gt;&lt;/contributors&gt;&lt;titles&gt;&lt;title&gt;Nature contact and human health: a research agenda&lt;/title&gt;&lt;secondary-title&gt;Environmental Health Perspectives&lt;/secondary-title&gt;&lt;/titles&gt;&lt;periodical&gt;&lt;full-title&gt;Environmental Health Perspectives&lt;/full-title&gt;&lt;abbr-1&gt;Environ. Health Perspect.&lt;/abbr-1&gt;&lt;/periodical&gt;&lt;pages&gt;075001&lt;/pages&gt;&lt;volume&gt;125&lt;/volume&gt;&lt;number&gt;7&lt;/number&gt;&lt;dates&gt;&lt;year&gt;2017&lt;/year&gt;&lt;/dates&gt;&lt;publisher&gt;Environmental Health Perspectives&lt;/publisher&gt;&lt;urls&gt;&lt;related-urls&gt;&lt;url&gt;https://doi.org/10.1289/EHP1663&lt;/url&gt;&lt;/related-urls&gt;&lt;/urls&gt;&lt;electronic-resource-num&gt;10.1289/EHP1663&lt;/electronic-resource-num&gt;&lt;access-date&gt;2018/09/19&lt;/access-date&gt;&lt;/record&gt;&lt;/Cite&gt;&lt;/EndNote&gt;</w:instrText>
      </w:r>
      <w:r w:rsidR="00920C2D">
        <w:rPr>
          <w:rFonts w:ascii="Times New Roman" w:eastAsia="Times New Roman" w:hAnsi="Times New Roman" w:cs="Times New Roman"/>
          <w:sz w:val="24"/>
          <w:szCs w:val="24"/>
          <w:highlight w:val="white"/>
        </w:rPr>
        <w:fldChar w:fldCharType="separate"/>
      </w:r>
      <w:r w:rsidR="000A5AB2">
        <w:rPr>
          <w:rFonts w:ascii="Times New Roman" w:eastAsia="Times New Roman" w:hAnsi="Times New Roman" w:cs="Times New Roman"/>
          <w:noProof/>
          <w:sz w:val="24"/>
          <w:szCs w:val="24"/>
          <w:highlight w:val="white"/>
        </w:rPr>
        <w:t>(7)</w:t>
      </w:r>
      <w:r w:rsidR="00920C2D">
        <w:rPr>
          <w:rFonts w:ascii="Times New Roman" w:eastAsia="Times New Roman" w:hAnsi="Times New Roman" w:cs="Times New Roman"/>
          <w:sz w:val="24"/>
          <w:szCs w:val="24"/>
          <w:highlight w:val="white"/>
        </w:rPr>
        <w:fldChar w:fldCharType="end"/>
      </w:r>
      <w:r>
        <w:rPr>
          <w:rFonts w:ascii="Times New Roman" w:eastAsia="Times New Roman" w:hAnsi="Times New Roman" w:cs="Times New Roman"/>
          <w:sz w:val="24"/>
          <w:szCs w:val="24"/>
          <w:highlight w:val="white"/>
        </w:rPr>
        <w:t xml:space="preserve">. </w:t>
      </w:r>
      <w:r w:rsidR="00E26F90">
        <w:rPr>
          <w:rFonts w:ascii="Times New Roman" w:eastAsia="Times New Roman" w:hAnsi="Times New Roman" w:cs="Times New Roman"/>
          <w:sz w:val="24"/>
          <w:szCs w:val="24"/>
          <w:highlight w:val="white"/>
        </w:rPr>
        <w:t>T</w:t>
      </w:r>
      <w:r w:rsidR="00E41E46">
        <w:rPr>
          <w:rFonts w:ascii="Times New Roman" w:eastAsia="Times New Roman" w:hAnsi="Times New Roman" w:cs="Times New Roman"/>
          <w:sz w:val="24"/>
          <w:szCs w:val="24"/>
          <w:highlight w:val="white"/>
        </w:rPr>
        <w:t xml:space="preserve">he restorative effects of natural environments are tied to </w:t>
      </w:r>
      <w:r w:rsidR="00E26F90">
        <w:rPr>
          <w:rFonts w:ascii="Times New Roman" w:eastAsia="Times New Roman" w:hAnsi="Times New Roman" w:cs="Times New Roman"/>
          <w:sz w:val="24"/>
          <w:szCs w:val="24"/>
          <w:highlight w:val="white"/>
        </w:rPr>
        <w:t xml:space="preserve">human evolution, </w:t>
      </w:r>
      <w:r w:rsidR="00E41E46">
        <w:rPr>
          <w:rFonts w:ascii="Times New Roman" w:eastAsia="Times New Roman" w:hAnsi="Times New Roman" w:cs="Times New Roman"/>
          <w:sz w:val="24"/>
          <w:szCs w:val="24"/>
          <w:highlight w:val="white"/>
        </w:rPr>
        <w:t xml:space="preserve">throughout which </w:t>
      </w:r>
      <w:r w:rsidR="00E26F90">
        <w:rPr>
          <w:rFonts w:ascii="Times New Roman" w:eastAsia="Times New Roman" w:hAnsi="Times New Roman" w:cs="Times New Roman"/>
          <w:sz w:val="24"/>
          <w:szCs w:val="24"/>
          <w:highlight w:val="white"/>
        </w:rPr>
        <w:t>our species ha</w:t>
      </w:r>
      <w:r w:rsidR="00CF4F19">
        <w:rPr>
          <w:rFonts w:ascii="Times New Roman" w:eastAsia="Times New Roman" w:hAnsi="Times New Roman" w:cs="Times New Roman"/>
          <w:sz w:val="24"/>
          <w:szCs w:val="24"/>
          <w:highlight w:val="white"/>
        </w:rPr>
        <w:t>s</w:t>
      </w:r>
      <w:r w:rsidR="00E26F90">
        <w:rPr>
          <w:rFonts w:ascii="Times New Roman" w:eastAsia="Times New Roman" w:hAnsi="Times New Roman" w:cs="Times New Roman"/>
          <w:sz w:val="24"/>
          <w:szCs w:val="24"/>
          <w:highlight w:val="white"/>
        </w:rPr>
        <w:t xml:space="preserve"> relied on nature for survival and reproduction. T</w:t>
      </w:r>
      <w:r w:rsidR="009C250A">
        <w:rPr>
          <w:rFonts w:ascii="Times New Roman" w:eastAsia="Times New Roman" w:hAnsi="Times New Roman" w:cs="Times New Roman"/>
          <w:sz w:val="24"/>
          <w:szCs w:val="24"/>
          <w:highlight w:val="white"/>
        </w:rPr>
        <w:t>hus</w:t>
      </w:r>
      <w:r w:rsidR="00E26F90">
        <w:rPr>
          <w:rFonts w:ascii="Times New Roman" w:eastAsia="Times New Roman" w:hAnsi="Times New Roman" w:cs="Times New Roman"/>
          <w:sz w:val="24"/>
          <w:szCs w:val="24"/>
          <w:highlight w:val="white"/>
        </w:rPr>
        <w:t>,</w:t>
      </w:r>
      <w:r w:rsidR="009C250A">
        <w:rPr>
          <w:rFonts w:ascii="Times New Roman" w:eastAsia="Times New Roman" w:hAnsi="Times New Roman" w:cs="Times New Roman"/>
          <w:sz w:val="24"/>
          <w:szCs w:val="24"/>
          <w:highlight w:val="white"/>
        </w:rPr>
        <w:t xml:space="preserve"> the biophilia hypothesis posits that humans have an innate affinity to connect with other species and nature </w:t>
      </w:r>
      <w:r w:rsidR="009C250A">
        <w:rPr>
          <w:rFonts w:ascii="Times New Roman" w:eastAsia="Times New Roman" w:hAnsi="Times New Roman" w:cs="Times New Roman"/>
          <w:sz w:val="24"/>
          <w:szCs w:val="24"/>
          <w:highlight w:val="white"/>
        </w:rPr>
        <w:fldChar w:fldCharType="begin"/>
      </w:r>
      <w:r w:rsidR="000A5AB2">
        <w:rPr>
          <w:rFonts w:ascii="Times New Roman" w:eastAsia="Times New Roman" w:hAnsi="Times New Roman" w:cs="Times New Roman"/>
          <w:sz w:val="24"/>
          <w:szCs w:val="24"/>
          <w:highlight w:val="white"/>
        </w:rPr>
        <w:instrText xml:space="preserve"> ADDIN EN.CITE &lt;EndNote&gt;&lt;Cite&gt;&lt;Author&gt;Kellert&lt;/Author&gt;&lt;Year&gt;1995&lt;/Year&gt;&lt;RecNum&gt;4859&lt;/RecNum&gt;&lt;DisplayText&gt;(8)&lt;/DisplayText&gt;&lt;record&gt;&lt;rec-number&gt;4859&lt;/rec-number&gt;&lt;foreign-keys&gt;&lt;key app="EN" db-id="0tx92atzmzfz91ee2f5xfzeiwz5vpr2zdzzv" timestamp="1671480673"&gt;4859&lt;/key&gt;&lt;/foreign-keys&gt;&lt;ref-type name="Book"&gt;6&lt;/ref-type&gt;&lt;contributors&gt;&lt;authors&gt;&lt;author&gt;Kellert, S. R.&lt;/author&gt;&lt;author&gt;Wilson, E. O.&lt;/author&gt;&lt;/authors&gt;&lt;/contributors&gt;&lt;titles&gt;&lt;title&gt;The Biophilia Hypothesis&lt;/title&gt;&lt;/titles&gt;&lt;dates&gt;&lt;year&gt;1995&lt;/year&gt;&lt;/dates&gt;&lt;pub-location&gt;Washington, DC&lt;/pub-location&gt;&lt;publisher&gt;Island Press&lt;/publisher&gt;&lt;urls&gt;&lt;/urls&gt;&lt;/record&gt;&lt;/Cite&gt;&lt;/EndNote&gt;</w:instrText>
      </w:r>
      <w:r w:rsidR="009C250A">
        <w:rPr>
          <w:rFonts w:ascii="Times New Roman" w:eastAsia="Times New Roman" w:hAnsi="Times New Roman" w:cs="Times New Roman"/>
          <w:sz w:val="24"/>
          <w:szCs w:val="24"/>
          <w:highlight w:val="white"/>
        </w:rPr>
        <w:fldChar w:fldCharType="separate"/>
      </w:r>
      <w:r w:rsidR="000A5AB2">
        <w:rPr>
          <w:rFonts w:ascii="Times New Roman" w:eastAsia="Times New Roman" w:hAnsi="Times New Roman" w:cs="Times New Roman"/>
          <w:noProof/>
          <w:sz w:val="24"/>
          <w:szCs w:val="24"/>
          <w:highlight w:val="white"/>
        </w:rPr>
        <w:t>(8)</w:t>
      </w:r>
      <w:r w:rsidR="009C250A">
        <w:rPr>
          <w:rFonts w:ascii="Times New Roman" w:eastAsia="Times New Roman" w:hAnsi="Times New Roman" w:cs="Times New Roman"/>
          <w:sz w:val="24"/>
          <w:szCs w:val="24"/>
          <w:highlight w:val="white"/>
        </w:rPr>
        <w:fldChar w:fldCharType="end"/>
      </w:r>
      <w:r w:rsidR="00402D2D">
        <w:rPr>
          <w:rFonts w:ascii="Times New Roman" w:eastAsia="Times New Roman" w:hAnsi="Times New Roman" w:cs="Times New Roman"/>
          <w:sz w:val="24"/>
          <w:szCs w:val="24"/>
          <w:highlight w:val="white"/>
        </w:rPr>
        <w:t xml:space="preserve">. </w:t>
      </w:r>
      <w:r w:rsidR="005061EB">
        <w:rPr>
          <w:rFonts w:ascii="Times New Roman" w:eastAsia="Times New Roman" w:hAnsi="Times New Roman" w:cs="Times New Roman"/>
          <w:sz w:val="24"/>
          <w:szCs w:val="24"/>
          <w:highlight w:val="white"/>
        </w:rPr>
        <w:t>T</w:t>
      </w:r>
      <w:r w:rsidR="00402D2D">
        <w:rPr>
          <w:rFonts w:ascii="Times New Roman" w:eastAsia="Times New Roman" w:hAnsi="Times New Roman" w:cs="Times New Roman"/>
          <w:sz w:val="24"/>
          <w:szCs w:val="24"/>
          <w:highlight w:val="white"/>
        </w:rPr>
        <w:t xml:space="preserve">wo key psychological theories frame </w:t>
      </w:r>
      <w:r w:rsidR="00E26F90">
        <w:rPr>
          <w:rFonts w:ascii="Times New Roman" w:eastAsia="Times New Roman" w:hAnsi="Times New Roman" w:cs="Times New Roman"/>
          <w:sz w:val="24"/>
          <w:szCs w:val="24"/>
          <w:highlight w:val="white"/>
        </w:rPr>
        <w:t>th</w:t>
      </w:r>
      <w:r w:rsidR="00CF4F19">
        <w:rPr>
          <w:rFonts w:ascii="Times New Roman" w:eastAsia="Times New Roman" w:hAnsi="Times New Roman" w:cs="Times New Roman"/>
          <w:sz w:val="24"/>
          <w:szCs w:val="24"/>
          <w:highlight w:val="white"/>
        </w:rPr>
        <w:t>e</w:t>
      </w:r>
      <w:r w:rsidR="00E26F90">
        <w:rPr>
          <w:rFonts w:ascii="Times New Roman" w:eastAsia="Times New Roman" w:hAnsi="Times New Roman" w:cs="Times New Roman"/>
          <w:sz w:val="24"/>
          <w:szCs w:val="24"/>
          <w:highlight w:val="white"/>
        </w:rPr>
        <w:t xml:space="preserve"> </w:t>
      </w:r>
      <w:r w:rsidR="00402D2D">
        <w:rPr>
          <w:rFonts w:ascii="Times New Roman" w:eastAsia="Times New Roman" w:hAnsi="Times New Roman" w:cs="Times New Roman"/>
          <w:sz w:val="24"/>
          <w:szCs w:val="24"/>
          <w:highlight w:val="white"/>
        </w:rPr>
        <w:t xml:space="preserve">biophilia </w:t>
      </w:r>
      <w:r w:rsidR="00E26F90">
        <w:rPr>
          <w:rFonts w:ascii="Times New Roman" w:eastAsia="Times New Roman" w:hAnsi="Times New Roman" w:cs="Times New Roman"/>
          <w:sz w:val="24"/>
          <w:szCs w:val="24"/>
          <w:highlight w:val="white"/>
        </w:rPr>
        <w:t>hypothesis:</w:t>
      </w:r>
      <w:r w:rsidR="00402D2D">
        <w:rPr>
          <w:rFonts w:ascii="Times New Roman" w:eastAsia="Times New Roman" w:hAnsi="Times New Roman" w:cs="Times New Roman"/>
          <w:sz w:val="24"/>
          <w:szCs w:val="24"/>
          <w:highlight w:val="white"/>
        </w:rPr>
        <w:t xml:space="preserve"> ‘attention restoration theory’ </w:t>
      </w:r>
      <w:r w:rsidR="005061EB">
        <w:rPr>
          <w:rFonts w:ascii="Times New Roman" w:eastAsia="Times New Roman" w:hAnsi="Times New Roman" w:cs="Times New Roman"/>
          <w:sz w:val="24"/>
          <w:szCs w:val="24"/>
          <w:highlight w:val="white"/>
        </w:rPr>
        <w:fldChar w:fldCharType="begin"/>
      </w:r>
      <w:r w:rsidR="000A5AB2">
        <w:rPr>
          <w:rFonts w:ascii="Times New Roman" w:eastAsia="Times New Roman" w:hAnsi="Times New Roman" w:cs="Times New Roman"/>
          <w:sz w:val="24"/>
          <w:szCs w:val="24"/>
          <w:highlight w:val="white"/>
        </w:rPr>
        <w:instrText xml:space="preserve"> ADDIN EN.CITE &lt;EndNote&gt;&lt;Cite&gt;&lt;Author&gt;Kaplan&lt;/Author&gt;&lt;Year&gt;1995&lt;/Year&gt;&lt;RecNum&gt;3218&lt;/RecNum&gt;&lt;Prefix&gt;where nature facilitates the recovery from mental fatigue and replenishes attention through unconscious`, cognitive processes`; &lt;/Prefix&gt;&lt;DisplayText&gt;(where nature facilitates the recovery from mental fatigue and replenishes attention through unconscious, cognitive processes; 9)&lt;/DisplayText&gt;&lt;record&gt;&lt;rec-number&gt;3218&lt;/rec-number&gt;&lt;foreign-keys&gt;&lt;key app="EN" db-id="0tx92atzmzfz91ee2f5xfzeiwz5vpr2zdzzv" timestamp="1523653407"&gt;3218&lt;/key&gt;&lt;/foreign-keys&gt;&lt;ref-type name="Journal Article"&gt;17&lt;/ref-type&gt;&lt;contributors&gt;&lt;authors&gt;&lt;author&gt;Kaplan, Stephen&lt;/author&gt;&lt;/authors&gt;&lt;/contributors&gt;&lt;titles&gt;&lt;title&gt;The restorative benefits of nature: toward an integrative framework&lt;/title&gt;&lt;secondary-title&gt;Journal of Environmental Psychology&lt;/secondary-title&gt;&lt;/titles&gt;&lt;periodical&gt;&lt;full-title&gt;Journal of Environmental Psychology&lt;/full-title&gt;&lt;/periodical&gt;&lt;pages&gt;169-182&lt;/pages&gt;&lt;volume&gt;15&lt;/volume&gt;&lt;number&gt;3&lt;/number&gt;&lt;dates&gt;&lt;year&gt;1995&lt;/year&gt;&lt;pub-dates&gt;&lt;date&gt;1995/09/01/&lt;/date&gt;&lt;/pub-dates&gt;&lt;/dates&gt;&lt;isbn&gt;0272-4944&lt;/isbn&gt;&lt;urls&gt;&lt;related-urls&gt;&lt;url&gt;http://www.sciencedirect.com/science/article/pii/0272494495900012&lt;/url&gt;&lt;/related-urls&gt;&lt;/urls&gt;&lt;electronic-resource-num&gt;https://doi.org/10.1016/0272-4944(95)90001-2&lt;/electronic-resource-num&gt;&lt;/record&gt;&lt;/Cite&gt;&lt;/EndNote&gt;</w:instrText>
      </w:r>
      <w:r w:rsidR="005061EB">
        <w:rPr>
          <w:rFonts w:ascii="Times New Roman" w:eastAsia="Times New Roman" w:hAnsi="Times New Roman" w:cs="Times New Roman"/>
          <w:sz w:val="24"/>
          <w:szCs w:val="24"/>
          <w:highlight w:val="white"/>
        </w:rPr>
        <w:fldChar w:fldCharType="separate"/>
      </w:r>
      <w:r w:rsidR="000A5AB2">
        <w:rPr>
          <w:rFonts w:ascii="Times New Roman" w:eastAsia="Times New Roman" w:hAnsi="Times New Roman" w:cs="Times New Roman"/>
          <w:noProof/>
          <w:sz w:val="24"/>
          <w:szCs w:val="24"/>
          <w:highlight w:val="white"/>
        </w:rPr>
        <w:t>(where nature facilitates the recovery from mental fatigue and replenishes attention through unconscious, cognitive processes; 9)</w:t>
      </w:r>
      <w:r w:rsidR="005061EB">
        <w:rPr>
          <w:rFonts w:ascii="Times New Roman" w:eastAsia="Times New Roman" w:hAnsi="Times New Roman" w:cs="Times New Roman"/>
          <w:sz w:val="24"/>
          <w:szCs w:val="24"/>
          <w:highlight w:val="white"/>
        </w:rPr>
        <w:fldChar w:fldCharType="end"/>
      </w:r>
      <w:r w:rsidR="005061EB">
        <w:rPr>
          <w:rFonts w:ascii="Times New Roman" w:eastAsia="Times New Roman" w:hAnsi="Times New Roman" w:cs="Times New Roman"/>
          <w:sz w:val="24"/>
          <w:szCs w:val="24"/>
          <w:highlight w:val="white"/>
        </w:rPr>
        <w:t xml:space="preserve"> </w:t>
      </w:r>
      <w:r w:rsidR="00402D2D">
        <w:rPr>
          <w:rFonts w:ascii="Times New Roman" w:eastAsia="Times New Roman" w:hAnsi="Times New Roman" w:cs="Times New Roman"/>
          <w:sz w:val="24"/>
          <w:szCs w:val="24"/>
          <w:highlight w:val="white"/>
        </w:rPr>
        <w:t>and ‘stress recovery theory’</w:t>
      </w:r>
      <w:r w:rsidR="00BA04D3">
        <w:rPr>
          <w:rFonts w:ascii="Times New Roman" w:eastAsia="Times New Roman" w:hAnsi="Times New Roman" w:cs="Times New Roman"/>
          <w:sz w:val="24"/>
          <w:szCs w:val="24"/>
          <w:highlight w:val="white"/>
        </w:rPr>
        <w:t xml:space="preserve"> </w:t>
      </w:r>
      <w:r w:rsidR="005061EB">
        <w:rPr>
          <w:rFonts w:ascii="Times New Roman" w:eastAsia="Times New Roman" w:hAnsi="Times New Roman" w:cs="Times New Roman"/>
          <w:sz w:val="24"/>
          <w:szCs w:val="24"/>
          <w:highlight w:val="white"/>
        </w:rPr>
        <w:fldChar w:fldCharType="begin"/>
      </w:r>
      <w:r w:rsidR="000A5AB2">
        <w:rPr>
          <w:rFonts w:ascii="Times New Roman" w:eastAsia="Times New Roman" w:hAnsi="Times New Roman" w:cs="Times New Roman"/>
          <w:sz w:val="24"/>
          <w:szCs w:val="24"/>
          <w:highlight w:val="white"/>
        </w:rPr>
        <w:instrText xml:space="preserve"> ADDIN EN.CITE &lt;EndNote&gt;&lt;Cite&gt;&lt;Author&gt;Ulrich&lt;/Author&gt;&lt;Year&gt;1991&lt;/Year&gt;&lt;RecNum&gt;4860&lt;/RecNum&gt;&lt;Prefix&gt;where natural environments facilitate the recovery from physiological stress through autonomic response`; &lt;/Prefix&gt;&lt;DisplayText&gt;(where natural environments facilitate the recovery from physiological stress through autonomic response; 10)&lt;/DisplayText&gt;&lt;record&gt;&lt;rec-number&gt;4860&lt;/rec-number&gt;&lt;foreign-keys&gt;&lt;key app="EN" db-id="0tx92atzmzfz91ee2f5xfzeiwz5vpr2zdzzv" timestamp="1671483865"&gt;4860&lt;/key&gt;&lt;/foreign-keys&gt;&lt;ref-type name="Journal Article"&gt;17&lt;/ref-type&gt;&lt;contributors&gt;&lt;authors&gt;&lt;author&gt;Ulrich, Roger S.&lt;/author&gt;&lt;author&gt;Simons, Robert F.&lt;/author&gt;&lt;author&gt;Losito, Barbara D.&lt;/author&gt;&lt;author&gt;Fiorito, Evelyn&lt;/author&gt;&lt;author&gt;Miles, Mark A.&lt;/author&gt;&lt;author&gt;Zelson, Michael&lt;/author&gt;&lt;/authors&gt;&lt;/contributors&gt;&lt;titles&gt;&lt;title&gt;Stress recovery during exposure to natural and urban environments&lt;/title&gt;&lt;secondary-title&gt;Journal of Environmental Psychology&lt;/secondary-title&gt;&lt;/titles&gt;&lt;periodical&gt;&lt;full-title&gt;Journal of Environmental Psychology&lt;/full-title&gt;&lt;/periodical&gt;&lt;pages&gt;201-230&lt;/pages&gt;&lt;volume&gt;11&lt;/volume&gt;&lt;number&gt;3&lt;/number&gt;&lt;dates&gt;&lt;year&gt;1991&lt;/year&gt;&lt;pub-dates&gt;&lt;date&gt;1991/09/01/&lt;/date&gt;&lt;/pub-dates&gt;&lt;/dates&gt;&lt;isbn&gt;0272-4944&lt;/isbn&gt;&lt;urls&gt;&lt;related-urls&gt;&lt;url&gt;https://www.sciencedirect.com/science/article/pii/S0272494405801847&lt;/url&gt;&lt;/related-urls&gt;&lt;/urls&gt;&lt;electronic-resource-num&gt;https://doi.org/10.1016/S0272-4944(05)80184-7&lt;/electronic-resource-num&gt;&lt;/record&gt;&lt;/Cite&gt;&lt;/EndNote&gt;</w:instrText>
      </w:r>
      <w:r w:rsidR="005061EB">
        <w:rPr>
          <w:rFonts w:ascii="Times New Roman" w:eastAsia="Times New Roman" w:hAnsi="Times New Roman" w:cs="Times New Roman"/>
          <w:sz w:val="24"/>
          <w:szCs w:val="24"/>
          <w:highlight w:val="white"/>
        </w:rPr>
        <w:fldChar w:fldCharType="separate"/>
      </w:r>
      <w:r w:rsidR="000A5AB2">
        <w:rPr>
          <w:rFonts w:ascii="Times New Roman" w:eastAsia="Times New Roman" w:hAnsi="Times New Roman" w:cs="Times New Roman"/>
          <w:noProof/>
          <w:sz w:val="24"/>
          <w:szCs w:val="24"/>
          <w:highlight w:val="white"/>
        </w:rPr>
        <w:t>(where natural environments facilitate the recovery from physiological stress through autonomic response; 10)</w:t>
      </w:r>
      <w:r w:rsidR="005061EB">
        <w:rPr>
          <w:rFonts w:ascii="Times New Roman" w:eastAsia="Times New Roman" w:hAnsi="Times New Roman" w:cs="Times New Roman"/>
          <w:sz w:val="24"/>
          <w:szCs w:val="24"/>
          <w:highlight w:val="white"/>
        </w:rPr>
        <w:fldChar w:fldCharType="end"/>
      </w:r>
      <w:r w:rsidR="00283CED">
        <w:rPr>
          <w:rFonts w:ascii="Times New Roman" w:eastAsia="Times New Roman" w:hAnsi="Times New Roman" w:cs="Times New Roman"/>
          <w:sz w:val="24"/>
          <w:szCs w:val="24"/>
          <w:highlight w:val="white"/>
        </w:rPr>
        <w:t xml:space="preserve">. </w:t>
      </w:r>
      <w:r w:rsidR="00637AC2">
        <w:rPr>
          <w:rFonts w:ascii="Times New Roman" w:eastAsia="Times New Roman" w:hAnsi="Times New Roman" w:cs="Times New Roman"/>
          <w:sz w:val="24"/>
          <w:szCs w:val="24"/>
          <w:highlight w:val="white"/>
        </w:rPr>
        <w:t>Moreover, natural environments can reduce exposure to urban stressors, such as heat, noise, and air pollution</w:t>
      </w:r>
      <w:r w:rsidR="00F322C1">
        <w:rPr>
          <w:rFonts w:ascii="Times New Roman" w:eastAsia="Times New Roman" w:hAnsi="Times New Roman" w:cs="Times New Roman"/>
          <w:sz w:val="24"/>
          <w:szCs w:val="24"/>
          <w:highlight w:val="white"/>
        </w:rPr>
        <w:t xml:space="preserve"> </w:t>
      </w:r>
      <w:r w:rsidR="00F322C1">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&lt;EndNote&gt;&lt;Cite&gt;&lt;Author&gt;Markevych&lt;/Author&gt;&lt;Year&gt;2017&lt;/Year&gt;&lt;RecNum&gt;4899&lt;/RecNum&gt;&lt;DisplayText&gt;(11)&lt;/DisplayText&gt;&lt;record&gt;&lt;rec-number&gt;4899&lt;/rec-number&gt;&lt;foreign-keys&gt;&lt;key app="EN" db-id="0tx92atzmzfz91ee2f5xfzeiwz5vpr2zdzzv" timestamp="1675799188"&gt;4899&lt;/key&gt;&lt;/foreign-keys&gt;&lt;ref-type name="Journal Article"&gt;17&lt;/ref-type&gt;&lt;contributors&gt;&lt;authors&gt;&lt;author&gt;Markevych, Iana&lt;/author&gt;&lt;author&gt;Schoierer, Julia&lt;/author&gt;&lt;author&gt;Hartig, Terry&lt;/author&gt;&lt;author&gt;Chudnovsky, Alexandra&lt;/author&gt;&lt;author&gt;Hystad, Perry&lt;/author&gt;&lt;author&gt;Dzhambov, Angel M.&lt;/author&gt;&lt;author&gt;de Vries, Sjerp&lt;/author&gt;&lt;author&gt;Triguero-Mas, Margarita&lt;/author&gt;&lt;author&gt;Brauer, Michael&lt;/author&gt;&lt;author&gt;Nieuwenhuijsen, Mark J.&lt;/author&gt;&lt;author&gt;Lupp, Gerd&lt;/author&gt;&lt;author&gt;Richardson, Elizabeth A.&lt;/author&gt;&lt;author&gt;Astell-Burt, Thomas&lt;/author&gt;&lt;author&gt;Dimitrova, Donka&lt;/author&gt;&lt;author&gt;Feng, Xiaoqi&lt;/author&gt;&lt;author&gt;Sadeh, Maya&lt;/author&gt;&lt;author&gt;Standl, Marie&lt;/author&gt;&lt;author&gt;Heinrich, Joachim&lt;/author&gt;&lt;author&gt;Fuertes, Elaine&lt;/author&gt;&lt;/authors&gt;&lt;/contributors&gt;&lt;titles&gt;&lt;title&gt;Exploring pathways linking greenspace to health: Theoretical and methodological guidance&lt;/title&gt;&lt;secondary-title&gt;Environmental Research&lt;/secondary-title&gt;&lt;/titles&gt;&lt;periodical&gt;&lt;full-title&gt;Environmental Research&lt;/full-title&gt;&lt;abbr-1&gt;Environ. Res.&lt;/abbr-1&gt;&lt;/periodical&gt;&lt;pages&gt;301-317&lt;/pages&gt;&lt;volume&gt;158&lt;/volume&gt;&lt;keywords&gt;&lt;keyword&gt;Greenness&lt;/keyword&gt;&lt;keyword&gt;Green spaces&lt;/keyword&gt;&lt;keyword&gt;Greenspace&lt;/keyword&gt;&lt;keyword&gt;Pathways&lt;/keyword&gt;&lt;keyword&gt;Mediation analysis&lt;/keyword&gt;&lt;/keywords&gt;&lt;dates&gt;&lt;year&gt;2017&lt;/year&gt;&lt;pub-dates&gt;&lt;date&gt;2017/10/01/&lt;/date&gt;&lt;/pub-dates&gt;&lt;/dates&gt;&lt;isbn&gt;0013-9351&lt;/isbn&gt;&lt;urls&gt;&lt;related-urls&gt;&lt;url&gt;https://www.sciencedirect.com/science/article/pii/S0013935117303067&lt;/url&gt;&lt;/related-urls&gt;&lt;/urls&gt;&lt;electronic-resource-num&gt;https://doi.org/10.1016/j.envres.2017.06.028&lt;/electronic-resource-num&gt;&lt;/record&gt;&lt;/Cite&gt;&lt;/EndNote&gt;</w:instrText>
      </w:r>
      <w:r w:rsidR="00F322C1">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(11)</w:t>
      </w:r>
      <w:r w:rsidR="00F322C1">
        <w:rPr>
          <w:rFonts w:ascii="Times New Roman" w:eastAsia="Times New Roman" w:hAnsi="Times New Roman" w:cs="Times New Roman"/>
          <w:sz w:val="24"/>
          <w:szCs w:val="24"/>
          <w:highlight w:val="white"/>
        </w:rPr>
        <w:fldChar w:fldCharType="end"/>
      </w:r>
      <w:r w:rsidR="00637AC2">
        <w:rPr>
          <w:rFonts w:ascii="Times New Roman" w:eastAsia="Times New Roman" w:hAnsi="Times New Roman" w:cs="Times New Roman"/>
          <w:sz w:val="24"/>
          <w:szCs w:val="24"/>
          <w:highlight w:val="white"/>
        </w:rPr>
        <w:t xml:space="preserve">. </w:t>
      </w:r>
      <w:r w:rsidR="00283CED">
        <w:rPr>
          <w:rFonts w:ascii="Times New Roman" w:eastAsia="Times New Roman" w:hAnsi="Times New Roman" w:cs="Times New Roman"/>
          <w:sz w:val="24"/>
          <w:szCs w:val="24"/>
          <w:highlight w:val="white"/>
        </w:rPr>
        <w:t xml:space="preserve">Studies have explored the restorative properties of </w:t>
      </w:r>
      <w:r w:rsidR="007B3C66">
        <w:rPr>
          <w:rFonts w:ascii="Times New Roman" w:eastAsia="Times New Roman" w:hAnsi="Times New Roman" w:cs="Times New Roman"/>
          <w:sz w:val="24"/>
          <w:szCs w:val="24"/>
          <w:highlight w:val="white"/>
        </w:rPr>
        <w:t xml:space="preserve">the amount of and proximity to </w:t>
      </w:r>
      <w:r w:rsidR="00283CED">
        <w:rPr>
          <w:rFonts w:ascii="Times New Roman" w:eastAsia="Times New Roman" w:hAnsi="Times New Roman" w:cs="Times New Roman"/>
          <w:sz w:val="24"/>
          <w:szCs w:val="24"/>
          <w:highlight w:val="white"/>
        </w:rPr>
        <w:t xml:space="preserve">‘greenspace’, ‘urban nature’, and ‘parks’ </w:t>
      </w:r>
      <w:r w:rsidR="00283CED">
        <w:rPr>
          <w:rFonts w:ascii="Times New Roman" w:eastAsia="Times New Roman" w:hAnsi="Times New Roman" w:cs="Times New Roman"/>
          <w:sz w:val="24"/>
          <w:szCs w:val="24"/>
          <w:highlight w:val="white"/>
        </w:rPr>
        <w:fldChar w:fldCharType="begin">
          <w:fldData xml:space="preserve">PEVuZE5vdGU+PENpdGU+PEF1dGhvcj5IYXJ0aWc8L0F1dGhvcj48WWVhcj4yMDE0PC9ZZWFyPjxS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</w:fldData>
        </w:fldChar>
      </w:r>
      <w:r w:rsidR="00F322C1">
        <w:rPr>
          <w:rFonts w:ascii="Times New Roman" w:eastAsia="Times New Roman" w:hAnsi="Times New Roman" w:cs="Times New Roman"/>
          <w:sz w:val="24"/>
          <w:szCs w:val="24"/>
          <w:highlight w:val="white"/>
        </w:rPr>
        <w:instrText xml:space="preserve"> ADDIN EN.CITE </w:instrText>
      </w:r>
      <w:r w:rsidR="00F322C1">
        <w:rPr>
          <w:rFonts w:ascii="Times New Roman" w:eastAsia="Times New Roman" w:hAnsi="Times New Roman" w:cs="Times New Roman"/>
          <w:sz w:val="24"/>
          <w:szCs w:val="24"/>
          <w:highlight w:val="white"/>
        </w:rPr>
        <w:fldChar w:fldCharType="begin">
          <w:fldData xml:space="preserve">PEVuZE5vdGU+PENpdGU+PEF1dGhvcj5IYXJ0aWc8L0F1dGhvcj48WWVhcj4yMDE0PC9ZZWFyPjxS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</w:fldData>
        </w:fldChar>
      </w:r>
      <w:r w:rsidR="00F322C1">
        <w:rPr>
          <w:rFonts w:ascii="Times New Roman" w:eastAsia="Times New Roman" w:hAnsi="Times New Roman" w:cs="Times New Roman"/>
          <w:sz w:val="24"/>
          <w:szCs w:val="24"/>
          <w:highlight w:val="white"/>
        </w:rPr>
        <w:instrText xml:space="preserve"> ADDIN EN.CITE.DATA </w:instrText>
      </w:r>
      <w:r w:rsidR="00F322C1">
        <w:rPr>
          <w:rFonts w:ascii="Times New Roman" w:eastAsia="Times New Roman" w:hAnsi="Times New Roman" w:cs="Times New Roman"/>
          <w:sz w:val="24"/>
          <w:szCs w:val="24"/>
          <w:highlight w:val="white"/>
        </w:rPr>
      </w:r>
      <w:r w:rsidR="00F322C1">
        <w:rPr>
          <w:rFonts w:ascii="Times New Roman" w:eastAsia="Times New Roman" w:hAnsi="Times New Roman" w:cs="Times New Roman"/>
          <w:sz w:val="24"/>
          <w:szCs w:val="24"/>
          <w:highlight w:val="white"/>
        </w:rPr>
        <w:fldChar w:fldCharType="end"/>
      </w:r>
      <w:r w:rsidR="00283CED">
        <w:rPr>
          <w:rFonts w:ascii="Times New Roman" w:eastAsia="Times New Roman" w:hAnsi="Times New Roman" w:cs="Times New Roman"/>
          <w:sz w:val="24"/>
          <w:szCs w:val="24"/>
          <w:highlight w:val="white"/>
        </w:rPr>
      </w:r>
      <w:r w:rsidR="00283CED">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(12, 13)</w:t>
      </w:r>
      <w:r w:rsidR="00283CED">
        <w:rPr>
          <w:rFonts w:ascii="Times New Roman" w:eastAsia="Times New Roman" w:hAnsi="Times New Roman" w:cs="Times New Roman"/>
          <w:sz w:val="24"/>
          <w:szCs w:val="24"/>
          <w:highlight w:val="white"/>
        </w:rPr>
        <w:fldChar w:fldCharType="end"/>
      </w:r>
      <w:r w:rsidR="00283CED">
        <w:rPr>
          <w:rFonts w:ascii="Times New Roman" w:eastAsia="Times New Roman" w:hAnsi="Times New Roman" w:cs="Times New Roman"/>
          <w:sz w:val="24"/>
          <w:szCs w:val="24"/>
          <w:highlight w:val="white"/>
        </w:rPr>
        <w:t xml:space="preserve">. </w:t>
      </w:r>
      <w:r w:rsidR="00060DA7">
        <w:rPr>
          <w:rFonts w:ascii="Times New Roman" w:eastAsia="Times New Roman" w:hAnsi="Times New Roman" w:cs="Times New Roman"/>
          <w:sz w:val="24"/>
          <w:szCs w:val="24"/>
          <w:highlight w:val="white"/>
        </w:rPr>
        <w:t>M</w:t>
      </w:r>
      <w:r w:rsidR="00C20B9F">
        <w:rPr>
          <w:rFonts w:ascii="Times New Roman" w:eastAsia="Times New Roman" w:hAnsi="Times New Roman" w:cs="Times New Roman"/>
          <w:sz w:val="24"/>
          <w:szCs w:val="24"/>
          <w:highlight w:val="white"/>
        </w:rPr>
        <w:t>uch</w:t>
      </w:r>
      <w:r w:rsidR="00060DA7">
        <w:rPr>
          <w:rFonts w:ascii="Times New Roman" w:eastAsia="Times New Roman" w:hAnsi="Times New Roman" w:cs="Times New Roman"/>
          <w:sz w:val="24"/>
          <w:szCs w:val="24"/>
          <w:highlight w:val="white"/>
        </w:rPr>
        <w:t xml:space="preserve"> of this research considers interactions with nature at large</w:t>
      </w:r>
      <w:r w:rsidR="00C20B9F">
        <w:rPr>
          <w:rFonts w:ascii="Times New Roman" w:eastAsia="Times New Roman" w:hAnsi="Times New Roman" w:cs="Times New Roman"/>
          <w:sz w:val="24"/>
          <w:szCs w:val="24"/>
          <w:highlight w:val="white"/>
        </w:rPr>
        <w:t xml:space="preserve">, considering the ‘dose’ of time spent in natural environments to generate positive </w:t>
      </w:r>
      <w:r w:rsidR="00C22E69">
        <w:rPr>
          <w:rFonts w:ascii="Times New Roman" w:eastAsia="Times New Roman" w:hAnsi="Times New Roman" w:cs="Times New Roman"/>
          <w:sz w:val="24"/>
          <w:szCs w:val="24"/>
          <w:highlight w:val="white"/>
        </w:rPr>
        <w:t xml:space="preserve">mental </w:t>
      </w:r>
      <w:r w:rsidR="00C20B9F">
        <w:rPr>
          <w:rFonts w:ascii="Times New Roman" w:eastAsia="Times New Roman" w:hAnsi="Times New Roman" w:cs="Times New Roman"/>
          <w:sz w:val="24"/>
          <w:szCs w:val="24"/>
          <w:highlight w:val="white"/>
        </w:rPr>
        <w:t xml:space="preserve">health outcomes </w:t>
      </w:r>
      <w:r w:rsidR="00C20B9F">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&lt;EndNote&gt;&lt;Cite&gt;&lt;Author&gt;Shanahan&lt;/Author&gt;&lt;Year&gt;2015&lt;/Year&gt;&lt;RecNum&gt;4864&lt;/RecNum&gt;&lt;DisplayText&gt;(14)&lt;/DisplayText&gt;&lt;record&gt;&lt;rec-number&gt;4864&lt;/rec-number&gt;&lt;foreign-keys&gt;&lt;key app="EN" db-id="0tx92atzmzfz91ee2f5xfzeiwz5vpr2zdzzv" timestamp="1671728057"&gt;4864&lt;/key&gt;&lt;/foreign-keys&gt;&lt;ref-type name="Journal Article"&gt;17&lt;/ref-type&gt;&lt;contributors&gt;&lt;authors&gt;&lt;author&gt;Shanahan, Danielle F.&lt;/author&gt;&lt;author&gt;Fuller, Richard A.&lt;/author&gt;&lt;author&gt;Bush, Robert&lt;/author&gt;&lt;author&gt;Lin, Brenda B.&lt;/author&gt;&lt;author&gt;Gaston, Kevin J.&lt;/author&gt;&lt;/authors&gt;&lt;/contributors&gt;&lt;titles&gt;&lt;title&gt;The health benefits of urban nature: how much do we need?&lt;/title&gt;&lt;secondary-title&gt;BioScience&lt;/secondary-title&gt;&lt;/titles&gt;&lt;periodical&gt;&lt;full-title&gt;Bioscience&lt;/full-title&gt;&lt;abbr-1&gt;Bioscience&lt;/abbr-1&gt;&lt;/periodical&gt;&lt;pages&gt;476-485&lt;/pages&gt;&lt;volume&gt;65&lt;/volume&gt;&lt;number&gt;5&lt;/number&gt;&lt;dates&gt;&lt;year&gt;2015&lt;/year&gt;&lt;/dates&gt;&lt;isbn&gt;0006-3568&lt;/isbn&gt;&lt;urls&gt;&lt;related-urls&gt;&lt;url&gt;https://doi.org/10.1093/biosci/biv032&lt;/url&gt;&lt;/related-urls&gt;&lt;/urls&gt;&lt;electronic-resource-num&gt;10.1093/biosci/biv032&lt;/electronic-resource-num&gt;&lt;access-date&gt;12/22/2022&lt;/access-date&gt;&lt;/record&gt;&lt;/Cite&gt;&lt;/EndNote&gt;</w:instrText>
      </w:r>
      <w:r w:rsidR="00C20B9F">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(14)</w:t>
      </w:r>
      <w:r w:rsidR="00C20B9F">
        <w:rPr>
          <w:rFonts w:ascii="Times New Roman" w:eastAsia="Times New Roman" w:hAnsi="Times New Roman" w:cs="Times New Roman"/>
          <w:sz w:val="24"/>
          <w:szCs w:val="24"/>
          <w:highlight w:val="white"/>
        </w:rPr>
        <w:fldChar w:fldCharType="end"/>
      </w:r>
      <w:r w:rsidR="00C20B9F">
        <w:rPr>
          <w:rFonts w:ascii="Times New Roman" w:eastAsia="Times New Roman" w:hAnsi="Times New Roman" w:cs="Times New Roman"/>
          <w:sz w:val="24"/>
          <w:szCs w:val="24"/>
          <w:highlight w:val="white"/>
        </w:rPr>
        <w:t>.</w:t>
      </w:r>
    </w:p>
    <w:p w14:paraId="3189EDAB" w14:textId="64F24864" w:rsidR="00F44000" w:rsidRDefault="00464E58" w:rsidP="00541D76">
      <w:pPr>
        <w:spacing w:after="60"/>
        <w:ind w:firstLine="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t>
      </w:r>
      <w:r w:rsidR="00B24B45">
        <w:rPr>
          <w:rFonts w:ascii="Times New Roman" w:eastAsia="Times New Roman" w:hAnsi="Times New Roman" w:cs="Times New Roman"/>
          <w:sz w:val="24"/>
          <w:szCs w:val="24"/>
          <w:highlight w:val="white"/>
        </w:rPr>
        <w:t xml:space="preserve">he role of biodiversity and different components of </w:t>
      </w:r>
      <w:r w:rsidR="0045042E">
        <w:rPr>
          <w:rFonts w:ascii="Times New Roman" w:eastAsia="Times New Roman" w:hAnsi="Times New Roman" w:cs="Times New Roman"/>
          <w:sz w:val="24"/>
          <w:szCs w:val="24"/>
          <w:highlight w:val="white"/>
        </w:rPr>
        <w:t xml:space="preserve">the </w:t>
      </w:r>
      <w:r w:rsidR="00B24B45">
        <w:rPr>
          <w:rFonts w:ascii="Times New Roman" w:eastAsia="Times New Roman" w:hAnsi="Times New Roman" w:cs="Times New Roman"/>
          <w:sz w:val="24"/>
          <w:szCs w:val="24"/>
          <w:highlight w:val="white"/>
        </w:rPr>
        <w:t>natur</w:t>
      </w:r>
      <w:r w:rsidR="0045042E">
        <w:rPr>
          <w:rFonts w:ascii="Times New Roman" w:eastAsia="Times New Roman" w:hAnsi="Times New Roman" w:cs="Times New Roman"/>
          <w:sz w:val="24"/>
          <w:szCs w:val="24"/>
          <w:highlight w:val="white"/>
        </w:rPr>
        <w:t>al environment</w:t>
      </w:r>
      <w:r w:rsidR="00B24B45">
        <w:rPr>
          <w:rFonts w:ascii="Times New Roman" w:eastAsia="Times New Roman" w:hAnsi="Times New Roman" w:cs="Times New Roman"/>
          <w:sz w:val="24"/>
          <w:szCs w:val="24"/>
          <w:highlight w:val="white"/>
        </w:rPr>
        <w:t xml:space="preserve"> </w:t>
      </w:r>
      <w:r w:rsidR="00283CED">
        <w:rPr>
          <w:rFonts w:ascii="Times New Roman" w:eastAsia="Times New Roman" w:hAnsi="Times New Roman" w:cs="Times New Roman"/>
          <w:sz w:val="24"/>
          <w:szCs w:val="24"/>
          <w:highlight w:val="white"/>
        </w:rPr>
        <w:t xml:space="preserve">in mental health outcomes </w:t>
      </w:r>
      <w:r w:rsidR="00B24B45">
        <w:rPr>
          <w:rFonts w:ascii="Times New Roman" w:eastAsia="Times New Roman" w:hAnsi="Times New Roman" w:cs="Times New Roman"/>
          <w:sz w:val="24"/>
          <w:szCs w:val="24"/>
          <w:highlight w:val="white"/>
        </w:rPr>
        <w:t>is underexplored</w:t>
      </w:r>
      <w:r w:rsidR="00615E09">
        <w:rPr>
          <w:rFonts w:ascii="Times New Roman" w:eastAsia="Times New Roman" w:hAnsi="Times New Roman" w:cs="Times New Roman"/>
          <w:sz w:val="24"/>
          <w:szCs w:val="24"/>
          <w:highlight w:val="white"/>
        </w:rPr>
        <w:t xml:space="preserve"> </w:t>
      </w:r>
      <w:r w:rsidR="00615E09">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&lt;EndNote&gt;&lt;Cite&gt;&lt;Author&gt;Hough&lt;/Author&gt;&lt;Year&gt;2014&lt;/Year&gt;&lt;RecNum&gt;3946&lt;/RecNum&gt;&lt;DisplayText&gt;(15)&lt;/DisplayText&gt;&lt;record&gt;&lt;rec-number&gt;3946&lt;/rec-number&gt;&lt;foreign-keys&gt;&lt;key app="EN" db-id="0tx92atzmzfz91ee2f5xfzeiwz5vpr2zdzzv" timestamp="1587051393"&gt;3946&lt;/key&gt;&lt;/foreign-keys&gt;&lt;ref-type name="Journal Article"&gt;17&lt;/ref-type&gt;&lt;contributors&gt;&lt;authors&gt;&lt;author&gt;Hough, Rupert Lloyd&lt;/author&gt;&lt;/authors&gt;&lt;/contributors&gt;&lt;titles&gt;&lt;title&gt;Biodiversity and human health: evidence for causality?&lt;/title&gt;&lt;secondary-title&gt;Biodiversity and Conservation&lt;/secondary-title&gt;&lt;/titles&gt;&lt;periodical&gt;&lt;full-title&gt;Biodiversity and Conservation&lt;/full-title&gt;&lt;abbr-1&gt;Biodivers. Conserv.&lt;/abbr-1&gt;&lt;/periodical&gt;&lt;pages&gt;267-288&lt;/pages&gt;&lt;volume&gt;23&lt;/volume&gt;&lt;number&gt;2&lt;/number&gt;&lt;dates&gt;&lt;year&gt;2014&lt;/year&gt;&lt;pub-dates&gt;&lt;date&gt;2014/02/01&lt;/date&gt;&lt;/pub-dates&gt;&lt;/dates&gt;&lt;isbn&gt;1572-9710&lt;/isbn&gt;&lt;urls&gt;&lt;related-urls&gt;&lt;url&gt;https://doi.org/10.1007/s10531-013-0614-1&lt;/url&gt;&lt;/related-urls&gt;&lt;/urls&gt;&lt;electronic-resource-num&gt;10.1007/s10531-013-0614-1&lt;/electronic-resource-num&gt;&lt;/record&gt;&lt;/Cite&gt;&lt;/EndNote&gt;</w:instrText>
      </w:r>
      <w:r w:rsidR="00615E09">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(15)</w:t>
      </w:r>
      <w:r w:rsidR="00615E09">
        <w:rPr>
          <w:rFonts w:ascii="Times New Roman" w:eastAsia="Times New Roman" w:hAnsi="Times New Roman" w:cs="Times New Roman"/>
          <w:sz w:val="24"/>
          <w:szCs w:val="24"/>
          <w:highlight w:val="white"/>
        </w:rPr>
        <w:fldChar w:fldCharType="end"/>
      </w:r>
      <w:r w:rsidR="00B24B45">
        <w:rPr>
          <w:rFonts w:ascii="Times New Roman" w:eastAsia="Times New Roman" w:hAnsi="Times New Roman" w:cs="Times New Roman"/>
          <w:sz w:val="24"/>
          <w:szCs w:val="24"/>
          <w:highlight w:val="white"/>
        </w:rPr>
        <w:t xml:space="preserve">. </w:t>
      </w:r>
      <w:r w:rsidR="000019A2">
        <w:rPr>
          <w:rFonts w:ascii="Times New Roman" w:eastAsia="Times New Roman" w:hAnsi="Times New Roman" w:cs="Times New Roman"/>
          <w:sz w:val="24"/>
          <w:szCs w:val="24"/>
          <w:highlight w:val="white"/>
        </w:rPr>
        <w:t xml:space="preserve">Biodiversity encompasses the variety of species, from genes to ecosystems. </w:t>
      </w:r>
      <w:r w:rsidR="00B24B45">
        <w:rPr>
          <w:rFonts w:ascii="Times New Roman" w:eastAsia="Times New Roman" w:hAnsi="Times New Roman" w:cs="Times New Roman"/>
          <w:sz w:val="24"/>
          <w:szCs w:val="24"/>
          <w:highlight w:val="white"/>
        </w:rPr>
        <w:t>Some studies have found relationships between</w:t>
      </w:r>
      <w:r w:rsidR="00CB6F21">
        <w:rPr>
          <w:rFonts w:ascii="Times New Roman" w:eastAsia="Times New Roman" w:hAnsi="Times New Roman" w:cs="Times New Roman"/>
          <w:sz w:val="24"/>
          <w:szCs w:val="24"/>
          <w:highlight w:val="white"/>
        </w:rPr>
        <w:t xml:space="preserve"> the number and abundance of</w:t>
      </w:r>
      <w:r w:rsidR="00B24B45">
        <w:rPr>
          <w:rFonts w:ascii="Times New Roman" w:eastAsia="Times New Roman" w:hAnsi="Times New Roman" w:cs="Times New Roman"/>
          <w:sz w:val="24"/>
          <w:szCs w:val="24"/>
          <w:highlight w:val="white"/>
        </w:rPr>
        <w:t xml:space="preserve"> species and self-reported well-being, pleasure, connectedness to nature, overall health, stress, anxiety, and depression </w:t>
      </w:r>
      <w:r w:rsidR="00F00D2A">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&lt;EndNote&gt;&lt;Cite&gt;&lt;Author&gt;Aerts&lt;/Author&gt;&lt;Year&gt;2018&lt;/Year&gt;&lt;RecNum&gt;4013&lt;/RecNum&gt;&lt;DisplayText&gt;(16)&lt;/DisplayText&gt;&lt;record&gt;&lt;rec-number&gt;4013&lt;/rec-number&gt;&lt;foreign-keys&gt;&lt;key app="EN" db-id="0tx92atzmzfz91ee2f5xfzeiwz5vpr2zdzzv" timestamp="1590663498"&gt;4013&lt;/key&gt;&lt;/foreign-keys&gt;&lt;ref-type name="Journal Article"&gt;17&lt;/ref-type&gt;&lt;contributors&gt;&lt;authors&gt;&lt;author&gt;Aerts, Raf&lt;/author&gt;&lt;author&gt;Honnay, Olivier&lt;/author&gt;&lt;author&gt;Van Nieuwenhuyse, An&lt;/author&gt;&lt;/authors&gt;&lt;/contributors&gt;&lt;titles&gt;&lt;title&gt;Biodiversity and human health: mechanisms and evidence of the positive health effects of diversity in nature and green spaces&lt;/title&gt;&lt;secondary-title&gt;British Medical Bulletin&lt;/secondary-title&gt;&lt;/titles&gt;&lt;periodical&gt;&lt;full-title&gt;British Medical Bulletin&lt;/full-title&gt;&lt;abbr-1&gt;Br. Med. Bull.&lt;/abbr-1&gt;&lt;/periodical&gt;&lt;pages&gt;5-22&lt;/pages&gt;&lt;volume&gt;127&lt;/volume&gt;&lt;number&gt;1&lt;/number&gt;&lt;dates&gt;&lt;year&gt;2018&lt;/year&gt;&lt;/dates&gt;&lt;isbn&gt;0007-1420&lt;/isbn&gt;&lt;urls&gt;&lt;related-urls&gt;&lt;url&gt;https://doi.org/10.1093/bmb/ldy021&lt;/url&gt;&lt;/related-urls&gt;&lt;/urls&gt;&lt;electronic-resource-num&gt;10.1093/bmb/ldy021&lt;/electronic-resource-num&gt;&lt;access-date&gt;5/28/2020&lt;/access-date&gt;&lt;/record&gt;&lt;/Cite&gt;&lt;/EndNote&gt;</w:instrText>
      </w:r>
      <w:r w:rsidR="00F00D2A">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(16)</w:t>
      </w:r>
      <w:r w:rsidR="00F00D2A">
        <w:rPr>
          <w:rFonts w:ascii="Times New Roman" w:eastAsia="Times New Roman" w:hAnsi="Times New Roman" w:cs="Times New Roman"/>
          <w:sz w:val="24"/>
          <w:szCs w:val="24"/>
          <w:highlight w:val="white"/>
        </w:rPr>
        <w:fldChar w:fldCharType="end"/>
      </w:r>
      <w:r w:rsidR="00B24B45">
        <w:rPr>
          <w:rFonts w:ascii="Times New Roman" w:eastAsia="Times New Roman" w:hAnsi="Times New Roman" w:cs="Times New Roman"/>
          <w:sz w:val="24"/>
          <w:szCs w:val="24"/>
          <w:highlight w:val="white"/>
        </w:rPr>
        <w:t>.</w:t>
      </w:r>
      <w:r w:rsidR="007B3C66">
        <w:rPr>
          <w:rFonts w:ascii="Times New Roman" w:eastAsia="Times New Roman" w:hAnsi="Times New Roman" w:cs="Times New Roman"/>
          <w:sz w:val="24"/>
          <w:szCs w:val="24"/>
          <w:highlight w:val="white"/>
        </w:rPr>
        <w:t xml:space="preserve"> At a</w:t>
      </w:r>
      <w:r w:rsidR="00F00D2A">
        <w:rPr>
          <w:rFonts w:ascii="Times New Roman" w:eastAsia="Times New Roman" w:hAnsi="Times New Roman" w:cs="Times New Roman"/>
          <w:sz w:val="24"/>
          <w:szCs w:val="24"/>
          <w:highlight w:val="white"/>
        </w:rPr>
        <w:t>n urban</w:t>
      </w:r>
      <w:r w:rsidR="007B3C66">
        <w:rPr>
          <w:rFonts w:ascii="Times New Roman" w:eastAsia="Times New Roman" w:hAnsi="Times New Roman" w:cs="Times New Roman"/>
          <w:sz w:val="24"/>
          <w:szCs w:val="24"/>
          <w:highlight w:val="white"/>
        </w:rPr>
        <w:t xml:space="preserve"> </w:t>
      </w:r>
      <w:r w:rsidR="00F00D2A">
        <w:rPr>
          <w:rFonts w:ascii="Times New Roman" w:eastAsia="Times New Roman" w:hAnsi="Times New Roman" w:cs="Times New Roman"/>
          <w:sz w:val="24"/>
          <w:szCs w:val="24"/>
          <w:highlight w:val="white"/>
        </w:rPr>
        <w:t>park</w:t>
      </w:r>
      <w:r w:rsidR="007B3C66">
        <w:rPr>
          <w:rFonts w:ascii="Times New Roman" w:eastAsia="Times New Roman" w:hAnsi="Times New Roman" w:cs="Times New Roman"/>
          <w:sz w:val="24"/>
          <w:szCs w:val="24"/>
          <w:highlight w:val="white"/>
        </w:rPr>
        <w:t xml:space="preserve"> scale,</w:t>
      </w:r>
      <w:r w:rsidR="00F00D2A">
        <w:rPr>
          <w:rFonts w:ascii="Times New Roman" w:eastAsia="Times New Roman" w:hAnsi="Times New Roman" w:cs="Times New Roman"/>
          <w:sz w:val="24"/>
          <w:szCs w:val="24"/>
          <w:highlight w:val="white"/>
        </w:rPr>
        <w:t xml:space="preserve"> </w:t>
      </w:r>
      <w:r w:rsidR="00F27685">
        <w:rPr>
          <w:rFonts w:ascii="Times New Roman" w:eastAsia="Times New Roman" w:hAnsi="Times New Roman" w:cs="Times New Roman"/>
          <w:sz w:val="24"/>
          <w:szCs w:val="24"/>
          <w:highlight w:val="white"/>
        </w:rPr>
        <w:t xml:space="preserve">psychological well-being was found to be related to </w:t>
      </w:r>
      <w:r w:rsidR="00F00D2A">
        <w:rPr>
          <w:rFonts w:ascii="Times New Roman" w:eastAsia="Times New Roman" w:hAnsi="Times New Roman" w:cs="Times New Roman"/>
          <w:sz w:val="24"/>
          <w:szCs w:val="24"/>
          <w:highlight w:val="white"/>
        </w:rPr>
        <w:t xml:space="preserve">higher bird and plant species richness </w:t>
      </w:r>
      <w:r w:rsidR="00F00D2A">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&lt;EndNote&gt;&lt;Cite&gt;&lt;Author&gt;Fuller&lt;/Author&gt;&lt;Year&gt;2007&lt;/Year&gt;&lt;RecNum&gt;3996&lt;/RecNum&gt;&lt;DisplayText&gt;(17)&lt;/DisplayText&gt;&lt;record&gt;&lt;rec-number&gt;3996&lt;/rec-number&gt;&lt;foreign-keys&gt;&lt;key app="EN" db-id="0tx92atzmzfz91ee2f5xfzeiwz5vpr2zdzzv" timestamp="1589474768"&gt;3996&lt;/key&gt;&lt;/foreign-keys&gt;&lt;ref-type name="Journal Article"&gt;17&lt;/ref-type&gt;&lt;contributors&gt;&lt;authors&gt;&lt;author&gt;Fuller, Richard A.&lt;/author&gt;&lt;author&gt;Irvine, Katherine N.&lt;/author&gt;&lt;author&gt;Devine-Wright, Patrick&lt;/author&gt;&lt;author&gt;Warren, Philip H.&lt;/author&gt;&lt;author&gt;Gaston, Kevin J.&lt;/author&gt;&lt;/authors&gt;&lt;/contributors&gt;&lt;titles&gt;&lt;title&gt;Psychological benefits of greenspace increase with biodiversity&lt;/title&gt;&lt;secondary-title&gt;Biology Letters&lt;/secondary-title&gt;&lt;/titles&gt;&lt;periodical&gt;&lt;full-title&gt;Biology Letters&lt;/full-title&gt;&lt;abbr-1&gt;Biol. Lett.&lt;/abbr-1&gt;&lt;/periodical&gt;&lt;pages&gt;390-394&lt;/pages&gt;&lt;volume&gt;3&lt;/volume&gt;&lt;number&gt;4&lt;/number&gt;&lt;dates&gt;&lt;year&gt;2007&lt;/year&gt;&lt;pub-dates&gt;&lt;date&gt;2007/08/22&lt;/date&gt;&lt;/pub-dates&gt;&lt;/dates&gt;&lt;publisher&gt;Royal Society&lt;/publisher&gt;&lt;urls&gt;&lt;related-urls&gt;&lt;url&gt;https://doi.org/10.1098/rsbl.2007.0149&lt;/url&gt;&lt;/related-urls&gt;&lt;/urls&gt;&lt;electronic-resource-num&gt;10.1098/rsbl.2007.0149&lt;/electronic-resource-num&gt;&lt;access-date&gt;2020/05/14&lt;/access-date&gt;&lt;/record&gt;&lt;/Cite&gt;&lt;/EndNote&gt;</w:instrText>
      </w:r>
      <w:r w:rsidR="00F00D2A">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(17)</w:t>
      </w:r>
      <w:r w:rsidR="00F00D2A">
        <w:rPr>
          <w:rFonts w:ascii="Times New Roman" w:eastAsia="Times New Roman" w:hAnsi="Times New Roman" w:cs="Times New Roman"/>
          <w:sz w:val="24"/>
          <w:szCs w:val="24"/>
          <w:highlight w:val="white"/>
        </w:rPr>
        <w:fldChar w:fldCharType="end"/>
      </w:r>
      <w:r w:rsidR="00060DA7">
        <w:rPr>
          <w:rFonts w:ascii="Times New Roman" w:eastAsia="Times New Roman" w:hAnsi="Times New Roman" w:cs="Times New Roman"/>
          <w:sz w:val="24"/>
          <w:szCs w:val="24"/>
          <w:highlight w:val="white"/>
        </w:rPr>
        <w:t xml:space="preserve">, while </w:t>
      </w:r>
      <w:r w:rsidR="00F27685">
        <w:rPr>
          <w:rFonts w:ascii="Times New Roman" w:eastAsia="Times New Roman" w:hAnsi="Times New Roman" w:cs="Times New Roman"/>
          <w:sz w:val="24"/>
          <w:szCs w:val="24"/>
          <w:highlight w:val="white"/>
        </w:rPr>
        <w:t xml:space="preserve">lower depression, anxiety, and stress was associated with </w:t>
      </w:r>
      <w:r w:rsidR="00F00D2A">
        <w:rPr>
          <w:rFonts w:ascii="Times New Roman" w:eastAsia="Times New Roman" w:hAnsi="Times New Roman" w:cs="Times New Roman"/>
          <w:sz w:val="24"/>
          <w:szCs w:val="24"/>
          <w:highlight w:val="white"/>
        </w:rPr>
        <w:t xml:space="preserve">afternoon bird abundance </w:t>
      </w:r>
      <w:r w:rsidR="00F00D2A">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&lt;EndNote&gt;&lt;Cite&gt;&lt;Author&gt;Cox&lt;/Author&gt;&lt;Year&gt;2017&lt;/Year&gt;&lt;RecNum&gt;4014&lt;/RecNum&gt;&lt;DisplayText&gt;(18)&lt;/DisplayText&gt;&lt;record&gt;&lt;rec-number&gt;4014&lt;/rec-number&gt;&lt;foreign-keys&gt;&lt;key app="EN" db-id="0tx92atzmzfz91ee2f5xfzeiwz5vpr2zdzzv" timestamp="1590669133"&gt;4014&lt;/key&gt;&lt;/foreign-keys&gt;&lt;ref-type name="Journal Article"&gt;17&lt;/ref-type&gt;&lt;contributors&gt;&lt;authors&gt;&lt;author&gt;Cox, Daniel&lt;/author&gt;&lt;author&gt;Shanahan, Danielle&lt;/author&gt;&lt;author&gt;Hudson, Hannah&lt;/author&gt;&lt;author&gt;Plummer, Kate&lt;/author&gt;&lt;author&gt;Siriwardena, Gavin&lt;/author&gt;&lt;author&gt;Fuller, Richard&lt;/author&gt;&lt;author&gt;Anderson, Karen&lt;/author&gt;&lt;author&gt;Hancock, Steven&lt;/author&gt;&lt;author&gt;Gaston, Kevin&lt;/author&gt;&lt;/authors&gt;&lt;/contributors&gt;&lt;titles&gt;&lt;title&gt;Doses of neighborhood nature: the benefits for mental health of living with nature&lt;/title&gt;&lt;secondary-title&gt;BioScience&lt;/secondary-title&gt;&lt;/titles&gt;&lt;periodical&gt;&lt;full-title&gt;Bioscience&lt;/full-title&gt;&lt;abbr-1&gt;Bioscience&lt;/abbr-1&gt;&lt;/periodical&gt;&lt;volume&gt;1&lt;/volume&gt;&lt;dates&gt;&lt;year&gt;2017&lt;/year&gt;&lt;pub-dates&gt;&lt;date&gt;01/13&lt;/date&gt;&lt;/pub-dates&gt;&lt;/dates&gt;&lt;urls&gt;&lt;/urls&gt;&lt;electronic-resource-num&gt;10.1093/biosci/biw173&lt;/electronic-resource-num&gt;&lt;/record&gt;&lt;/Cite&gt;&lt;/EndNote&gt;</w:instrText>
      </w:r>
      <w:r w:rsidR="00F00D2A">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(18)</w:t>
      </w:r>
      <w:r w:rsidR="00F00D2A">
        <w:rPr>
          <w:rFonts w:ascii="Times New Roman" w:eastAsia="Times New Roman" w:hAnsi="Times New Roman" w:cs="Times New Roman"/>
          <w:sz w:val="24"/>
          <w:szCs w:val="24"/>
          <w:highlight w:val="white"/>
        </w:rPr>
        <w:fldChar w:fldCharType="end"/>
      </w:r>
      <w:r w:rsidR="00F00D2A">
        <w:rPr>
          <w:rFonts w:ascii="Times New Roman" w:eastAsia="Times New Roman" w:hAnsi="Times New Roman" w:cs="Times New Roman"/>
          <w:sz w:val="24"/>
          <w:szCs w:val="24"/>
          <w:highlight w:val="white"/>
        </w:rPr>
        <w:t xml:space="preserve">. </w:t>
      </w:r>
      <w:r w:rsidR="007F3FDF">
        <w:rPr>
          <w:rFonts w:ascii="Times New Roman" w:eastAsia="Times New Roman" w:hAnsi="Times New Roman" w:cs="Times New Roman"/>
          <w:sz w:val="24"/>
          <w:szCs w:val="24"/>
          <w:highlight w:val="white"/>
        </w:rPr>
        <w:t xml:space="preserve">In </w:t>
      </w:r>
      <w:r w:rsidR="00F00D2A">
        <w:rPr>
          <w:rFonts w:ascii="Times New Roman" w:eastAsia="Times New Roman" w:hAnsi="Times New Roman" w:cs="Times New Roman"/>
          <w:sz w:val="24"/>
          <w:szCs w:val="24"/>
          <w:highlight w:val="white"/>
        </w:rPr>
        <w:t xml:space="preserve">larger </w:t>
      </w:r>
      <w:r w:rsidR="007F3FDF">
        <w:rPr>
          <w:rFonts w:ascii="Times New Roman" w:eastAsia="Times New Roman" w:hAnsi="Times New Roman" w:cs="Times New Roman"/>
          <w:sz w:val="24"/>
          <w:szCs w:val="24"/>
          <w:highlight w:val="white"/>
        </w:rPr>
        <w:t>national studies</w:t>
      </w:r>
      <w:r w:rsidR="008E3EBE">
        <w:rPr>
          <w:rFonts w:ascii="Times New Roman" w:eastAsia="Times New Roman" w:hAnsi="Times New Roman" w:cs="Times New Roman"/>
          <w:sz w:val="24"/>
          <w:szCs w:val="24"/>
          <w:highlight w:val="white"/>
        </w:rPr>
        <w:t>, in the UK</w:t>
      </w:r>
      <w:r w:rsidR="00F27685">
        <w:rPr>
          <w:rFonts w:ascii="Times New Roman" w:eastAsia="Times New Roman" w:hAnsi="Times New Roman" w:cs="Times New Roman"/>
          <w:sz w:val="24"/>
          <w:szCs w:val="24"/>
          <w:highlight w:val="white"/>
        </w:rPr>
        <w:t>,</w:t>
      </w:r>
      <w:r w:rsidR="008E3EBE">
        <w:rPr>
          <w:rFonts w:ascii="Times New Roman" w:eastAsia="Times New Roman" w:hAnsi="Times New Roman" w:cs="Times New Roman"/>
          <w:sz w:val="24"/>
          <w:szCs w:val="24"/>
          <w:highlight w:val="white"/>
        </w:rPr>
        <w:t xml:space="preserve"> bird species richness </w:t>
      </w:r>
      <w:r w:rsidR="00F27685">
        <w:rPr>
          <w:rFonts w:ascii="Times New Roman" w:eastAsia="Times New Roman" w:hAnsi="Times New Roman" w:cs="Times New Roman"/>
          <w:sz w:val="24"/>
          <w:szCs w:val="24"/>
          <w:highlight w:val="white"/>
        </w:rPr>
        <w:t>w</w:t>
      </w:r>
      <w:r w:rsidR="008E3EBE">
        <w:rPr>
          <w:rFonts w:ascii="Times New Roman" w:eastAsia="Times New Roman" w:hAnsi="Times New Roman" w:cs="Times New Roman"/>
          <w:sz w:val="24"/>
          <w:szCs w:val="24"/>
          <w:highlight w:val="white"/>
        </w:rPr>
        <w:t xml:space="preserve">as associated with </w:t>
      </w:r>
      <w:r w:rsidR="007F3FDF">
        <w:rPr>
          <w:rFonts w:ascii="Times New Roman" w:eastAsia="Times New Roman" w:hAnsi="Times New Roman" w:cs="Times New Roman"/>
          <w:sz w:val="24"/>
          <w:szCs w:val="24"/>
          <w:highlight w:val="white"/>
        </w:rPr>
        <w:t xml:space="preserve">the prevalence of </w:t>
      </w:r>
      <w:r w:rsidR="008E3EBE">
        <w:rPr>
          <w:rFonts w:ascii="Times New Roman" w:eastAsia="Times New Roman" w:hAnsi="Times New Roman" w:cs="Times New Roman"/>
          <w:sz w:val="24"/>
          <w:szCs w:val="24"/>
          <w:highlight w:val="white"/>
        </w:rPr>
        <w:t xml:space="preserve">good health </w:t>
      </w:r>
      <w:r w:rsidR="008E3EBE">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&lt;EndNote&gt;&lt;Cite&gt;&lt;Author&gt;Wheeler&lt;/Author&gt;&lt;Year&gt;2015&lt;/Year&gt;&lt;RecNum&gt;4017&lt;/RecNum&gt;&lt;DisplayText&gt;(19)&lt;/DisplayText&gt;&lt;record&gt;&lt;rec-number&gt;4017&lt;/rec-number&gt;&lt;foreign-keys&gt;&lt;key app="EN" db-id="0tx92atzmzfz91ee2f5xfzeiwz5vpr2zdzzv" timestamp="1590691482"&gt;4017&lt;/key&gt;&lt;/foreign-keys&gt;&lt;ref-type name="Journal Article"&gt;17&lt;/ref-type&gt;&lt;contributors&gt;&lt;authors&gt;&lt;author&gt;Wheeler, Benedict&lt;/author&gt;&lt;author&gt;Lovell, Rebecca&lt;/author&gt;&lt;author&gt;Higgins, Sahran&lt;/author&gt;&lt;author&gt;White, Mathew&lt;/author&gt;&lt;author&gt;Alcock, Ian&lt;/author&gt;&lt;author&gt;Osborne, Nick&lt;/author&gt;&lt;author&gt;Husk, Kerryn&lt;/author&gt;&lt;author&gt;Sabel, Clive&lt;/author&gt;&lt;author&gt;Depledge, Michael&lt;/author&gt;&lt;/authors&gt;&lt;/contributors&gt;&lt;titles&gt;&lt;title&gt;Beyond greenspace: An ecological study of population general health and indicators of natural environment type and quality&lt;/title&gt;&lt;secondary-title&gt;International journal of health geographics&lt;/secondary-title&gt;&lt;/titles&gt;&lt;periodical&gt;&lt;full-title&gt;International journal of health geographics&lt;/full-title&gt;&lt;/periodical&gt;&lt;pages&gt;17&lt;/pages&gt;&lt;volume&gt;14&lt;/volume&gt;&lt;dates&gt;&lt;year&gt;2015&lt;/year&gt;&lt;pub-dates&gt;&lt;date&gt;04/30&lt;/date&gt;&lt;/pub-dates&gt;&lt;/dates&gt;&lt;urls&gt;&lt;/urls&gt;&lt;electronic-resource-num&gt;10.1186/s12942-015-0009-5&lt;/electronic-resource-num&gt;&lt;/record&gt;&lt;/Cite&gt;&lt;/EndNote&gt;</w:instrText>
      </w:r>
      <w:r w:rsidR="008E3EBE">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(19)</w:t>
      </w:r>
      <w:r w:rsidR="008E3EBE">
        <w:rPr>
          <w:rFonts w:ascii="Times New Roman" w:eastAsia="Times New Roman" w:hAnsi="Times New Roman" w:cs="Times New Roman"/>
          <w:sz w:val="24"/>
          <w:szCs w:val="24"/>
          <w:highlight w:val="white"/>
        </w:rPr>
        <w:fldChar w:fldCharType="end"/>
      </w:r>
      <w:r w:rsidR="00B24B45">
        <w:rPr>
          <w:rFonts w:ascii="Times New Roman" w:eastAsia="Times New Roman" w:hAnsi="Times New Roman" w:cs="Times New Roman"/>
          <w:sz w:val="24"/>
          <w:szCs w:val="24"/>
          <w:highlight w:val="white"/>
        </w:rPr>
        <w:t xml:space="preserve"> </w:t>
      </w:r>
      <w:r w:rsidR="00F27685">
        <w:rPr>
          <w:rFonts w:ascii="Times New Roman" w:eastAsia="Times New Roman" w:hAnsi="Times New Roman" w:cs="Times New Roman"/>
          <w:sz w:val="24"/>
          <w:szCs w:val="24"/>
          <w:highlight w:val="white"/>
        </w:rPr>
        <w:t>and in Germany</w:t>
      </w:r>
      <w:r w:rsidR="009E216E">
        <w:rPr>
          <w:rFonts w:ascii="Times New Roman" w:eastAsia="Times New Roman" w:hAnsi="Times New Roman" w:cs="Times New Roman"/>
          <w:sz w:val="24"/>
          <w:szCs w:val="24"/>
          <w:highlight w:val="white"/>
        </w:rPr>
        <w:t>,</w:t>
      </w:r>
      <w:r w:rsidR="00F27685">
        <w:rPr>
          <w:rFonts w:ascii="Times New Roman" w:eastAsia="Times New Roman" w:hAnsi="Times New Roman" w:cs="Times New Roman"/>
          <w:sz w:val="24"/>
          <w:szCs w:val="24"/>
          <w:highlight w:val="white"/>
        </w:rPr>
        <w:t xml:space="preserve"> plant and bird species richness was positively related with mental health </w:t>
      </w:r>
      <w:r w:rsidR="00F27685">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&lt;EndNote&gt;&lt;Cite&gt;&lt;Author&gt;Methorst&lt;/Author&gt;&lt;Year&gt;2021&lt;/Year&gt;&lt;RecNum&gt;4862&lt;/RecNum&gt;&lt;DisplayText&gt;(20)&lt;/DisplayText&gt;&lt;record&gt;&lt;rec-number&gt;4862&lt;/rec-number&gt;&lt;foreign-keys&gt;&lt;key app="EN" db-id="0tx92atzmzfz91ee2f5xfzeiwz5vpr2zdzzv" timestamp="1671654125"&gt;4862&lt;/key&gt;&lt;/foreign-keys&gt;&lt;ref-type name="Journal Article"&gt;17&lt;/ref-type&gt;&lt;contributors&gt;&lt;authors&gt;&lt;author&gt;Methorst, Joel&lt;/author&gt;&lt;author&gt;Bonn, Aletta&lt;/author&gt;&lt;author&gt;Marselle, Melissa&lt;/author&gt;&lt;author&gt;Böhning-Gaese, Katrin&lt;/author&gt;&lt;author&gt;Rehdanz, Katrin&lt;/author&gt;&lt;/authors&gt;&lt;/contributors&gt;&lt;titles&gt;&lt;title&gt;Species richness is positively related to mental health – A study for Germany&lt;/title&gt;&lt;secondary-title&gt;Landscape and Urban Planning&lt;/secondary-title&gt;&lt;/titles&gt;&lt;periodical&gt;&lt;full-title&gt;Landscape and Urban Planning&lt;/full-title&gt;&lt;abbr-1&gt;Landscape Urban Plann.&lt;/abbr-1&gt;&lt;/periodical&gt;&lt;pages&gt;104084&lt;/pages&gt;&lt;volume&gt;211&lt;/volume&gt;&lt;keywords&gt;&lt;keyword&gt;Nature contributions to people&lt;/keyword&gt;&lt;keyword&gt;Ecosystem services&lt;/keyword&gt;&lt;keyword&gt;Biodiversity&lt;/keyword&gt;&lt;keyword&gt;Birds&lt;/keyword&gt;&lt;keyword&gt;Plants&lt;/keyword&gt;&lt;keyword&gt;Human health&lt;/keyword&gt;&lt;/keywords&gt;&lt;dates&gt;&lt;year&gt;2021&lt;/year&gt;&lt;pub-dates&gt;&lt;date&gt;2021/07/01/&lt;/date&gt;&lt;/pub-dates&gt;&lt;/dates&gt;&lt;isbn&gt;0169-2046&lt;/isbn&gt;&lt;urls&gt;&lt;related-urls&gt;&lt;url&gt;https://www.sciencedirect.com/science/article/pii/S0169204621000475&lt;/url&gt;&lt;/related-urls&gt;&lt;/urls&gt;&lt;electronic-resource-num&gt;https://doi.org/10.1016/j.landurbplan.2021.104084&lt;/electronic-resource-num&gt;&lt;/record&gt;&lt;/Cite&gt;&lt;/EndNote&gt;</w:instrText>
      </w:r>
      <w:r w:rsidR="00F27685">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(20)</w:t>
      </w:r>
      <w:r w:rsidR="00F27685">
        <w:rPr>
          <w:rFonts w:ascii="Times New Roman" w:eastAsia="Times New Roman" w:hAnsi="Times New Roman" w:cs="Times New Roman"/>
          <w:sz w:val="24"/>
          <w:szCs w:val="24"/>
          <w:highlight w:val="white"/>
        </w:rPr>
        <w:fldChar w:fldCharType="end"/>
      </w:r>
      <w:r w:rsidR="00F27685">
        <w:rPr>
          <w:rFonts w:ascii="Times New Roman" w:eastAsia="Times New Roman" w:hAnsi="Times New Roman" w:cs="Times New Roman"/>
          <w:sz w:val="24"/>
          <w:szCs w:val="24"/>
          <w:highlight w:val="white"/>
        </w:rPr>
        <w:t xml:space="preserve">. </w:t>
      </w:r>
      <w:r w:rsidR="00B24B45">
        <w:rPr>
          <w:rFonts w:ascii="Times New Roman" w:eastAsia="Times New Roman" w:hAnsi="Times New Roman" w:cs="Times New Roman"/>
          <w:sz w:val="24"/>
          <w:szCs w:val="24"/>
          <w:highlight w:val="white"/>
        </w:rPr>
        <w:t xml:space="preserve">However, other research has found a lack of </w:t>
      </w:r>
      <w:del w:id="11" w:author="Prince Ware, Stephanie (PHAC/ASPC)" w:date="2023-05-09T09:44:00Z">
        <w:r w:rsidR="00B24B45" w:rsidDel="00284DB5">
          <w:rPr>
            <w:rFonts w:ascii="Times New Roman" w:eastAsia="Times New Roman" w:hAnsi="Times New Roman" w:cs="Times New Roman"/>
            <w:sz w:val="24"/>
            <w:szCs w:val="24"/>
            <w:highlight w:val="white"/>
          </w:rPr>
          <w:delText xml:space="preserve">relationship </w:delText>
        </w:r>
      </w:del>
      <w:ins w:id="12" w:author="Prince Ware, Stephanie (PHAC/ASPC)" w:date="2023-05-09T09:44:00Z">
        <w:r w:rsidR="00284DB5">
          <w:rPr>
            <w:rFonts w:ascii="Times New Roman" w:eastAsia="Times New Roman" w:hAnsi="Times New Roman" w:cs="Times New Roman"/>
            <w:sz w:val="24"/>
            <w:szCs w:val="24"/>
            <w:highlight w:val="white"/>
          </w:rPr>
          <w:t xml:space="preserve">association </w:t>
        </w:r>
      </w:ins>
      <w:r w:rsidR="00B24B45">
        <w:rPr>
          <w:rFonts w:ascii="Times New Roman" w:eastAsia="Times New Roman" w:hAnsi="Times New Roman" w:cs="Times New Roman"/>
          <w:sz w:val="24"/>
          <w:szCs w:val="24"/>
          <w:highlight w:val="white"/>
        </w:rPr>
        <w:t>between</w:t>
      </w:r>
      <w:r w:rsidR="007F3FDF">
        <w:rPr>
          <w:rFonts w:ascii="Times New Roman" w:eastAsia="Times New Roman" w:hAnsi="Times New Roman" w:cs="Times New Roman"/>
          <w:sz w:val="24"/>
          <w:szCs w:val="24"/>
          <w:highlight w:val="white"/>
        </w:rPr>
        <w:t xml:space="preserve"> </w:t>
      </w:r>
      <w:r w:rsidR="005D5B4F">
        <w:rPr>
          <w:rFonts w:ascii="Times New Roman" w:eastAsia="Times New Roman" w:hAnsi="Times New Roman" w:cs="Times New Roman"/>
          <w:sz w:val="24"/>
          <w:szCs w:val="24"/>
          <w:highlight w:val="white"/>
        </w:rPr>
        <w:t>standardized assessments</w:t>
      </w:r>
      <w:r w:rsidR="00F322C1">
        <w:rPr>
          <w:rFonts w:ascii="Times New Roman" w:eastAsia="Times New Roman" w:hAnsi="Times New Roman" w:cs="Times New Roman"/>
          <w:sz w:val="24"/>
          <w:szCs w:val="24"/>
          <w:highlight w:val="white"/>
        </w:rPr>
        <w:t xml:space="preserve"> of</w:t>
      </w:r>
      <w:r w:rsidR="00B24B45">
        <w:rPr>
          <w:rFonts w:ascii="Times New Roman" w:eastAsia="Times New Roman" w:hAnsi="Times New Roman" w:cs="Times New Roman"/>
          <w:sz w:val="24"/>
          <w:szCs w:val="24"/>
          <w:highlight w:val="white"/>
        </w:rPr>
        <w:t xml:space="preserve"> </w:t>
      </w:r>
      <w:r w:rsidR="00991E22">
        <w:rPr>
          <w:rFonts w:ascii="Times New Roman" w:eastAsia="Times New Roman" w:hAnsi="Times New Roman" w:cs="Times New Roman"/>
          <w:sz w:val="24"/>
          <w:szCs w:val="24"/>
          <w:highlight w:val="white"/>
        </w:rPr>
        <w:t xml:space="preserve">biodiversity and physiological well-being </w:t>
      </w:r>
      <w:r w:rsidR="00991E22">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&lt;EndNote&gt;&lt;Cite&gt;&lt;Author&gt;Chang&lt;/Author&gt;&lt;Year&gt;2016&lt;/Year&gt;&lt;RecNum&gt;4863&lt;/RecNum&gt;&lt;DisplayText&gt;(21)&lt;/DisplayText&gt;&lt;record&gt;&lt;rec-number&gt;4863&lt;/rec-number&gt;&lt;foreign-keys&gt;&lt;key app="EN" db-id="0tx92atzmzfz91ee2f5xfzeiwz5vpr2zdzzv" timestamp="1671654493"&gt;4863&lt;/key&gt;&lt;/foreign-keys&gt;&lt;ref-type name="Electronic Article"&gt;43&lt;/ref-type&gt;&lt;contributors&gt;&lt;authors&gt;&lt;author&gt;Chang, Kaowen G.&lt;/author&gt;&lt;author&gt;Sullivan, William C.&lt;/author&gt;&lt;author&gt;Lin, Ying-Hsuan&lt;/author&gt;&lt;author&gt;Su, Weichia&lt;/author&gt;&lt;author&gt;Chang, Chun-Yen&lt;/author&gt;&lt;/authors&gt;&lt;/contributors&gt;&lt;titles&gt;&lt;title&gt;The effect of biodiversity on green space users’ wellbeing—an empirical investigation using physiological evidence&lt;/title&gt;&lt;secondary-title&gt;Sustainability&lt;/secondary-title&gt;&lt;/titles&gt;&lt;periodical&gt;&lt;full-title&gt;Sustainability&lt;/full-title&gt;&lt;/periodical&gt;&lt;volume&gt;8&lt;/volume&gt;&lt;number&gt;10&lt;/number&gt;&lt;keywords&gt;&lt;keyword&gt;biodiversity&lt;/keyword&gt;&lt;keyword&gt;biofeedback&lt;/keyword&gt;&lt;keyword&gt;conservation&lt;/keyword&gt;&lt;keyword&gt;wellbeing&lt;/keyword&gt;&lt;keyword&gt;sustainability&lt;/keyword&gt;&lt;/keywords&gt;&lt;dates&gt;&lt;year&gt;2016&lt;/year&gt;&lt;/dates&gt;&lt;isbn&gt;2071-1050&lt;/isbn&gt;&lt;urls&gt;&lt;/urls&gt;&lt;electronic-resource-num&gt;10.3390/su8101049&lt;/electronic-resource-num&gt;&lt;/record&gt;&lt;/Cite&gt;&lt;/EndNote&gt;</w:instrText>
      </w:r>
      <w:r w:rsidR="00991E22">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(21)</w:t>
      </w:r>
      <w:r w:rsidR="00991E22">
        <w:rPr>
          <w:rFonts w:ascii="Times New Roman" w:eastAsia="Times New Roman" w:hAnsi="Times New Roman" w:cs="Times New Roman"/>
          <w:sz w:val="24"/>
          <w:szCs w:val="24"/>
          <w:highlight w:val="white"/>
        </w:rPr>
        <w:fldChar w:fldCharType="end"/>
      </w:r>
      <w:r w:rsidR="00991E22">
        <w:rPr>
          <w:rFonts w:ascii="Times New Roman" w:eastAsia="Times New Roman" w:hAnsi="Times New Roman" w:cs="Times New Roman"/>
          <w:sz w:val="24"/>
          <w:szCs w:val="24"/>
          <w:highlight w:val="white"/>
        </w:rPr>
        <w:t xml:space="preserve"> </w:t>
      </w:r>
      <w:r w:rsidR="005F079A">
        <w:rPr>
          <w:rFonts w:ascii="Times New Roman" w:eastAsia="Times New Roman" w:hAnsi="Times New Roman" w:cs="Times New Roman"/>
          <w:sz w:val="24"/>
          <w:szCs w:val="24"/>
          <w:highlight w:val="white"/>
        </w:rPr>
        <w:t xml:space="preserve">and a positive association between well-being and perceived </w:t>
      </w:r>
      <w:r w:rsidR="00B24B45">
        <w:rPr>
          <w:rFonts w:ascii="Times New Roman" w:eastAsia="Times New Roman" w:hAnsi="Times New Roman" w:cs="Times New Roman"/>
          <w:sz w:val="24"/>
          <w:szCs w:val="24"/>
          <w:highlight w:val="white"/>
        </w:rPr>
        <w:t>species diversity</w:t>
      </w:r>
      <w:r w:rsidR="005F079A">
        <w:rPr>
          <w:rFonts w:ascii="Times New Roman" w:eastAsia="Times New Roman" w:hAnsi="Times New Roman" w:cs="Times New Roman"/>
          <w:sz w:val="24"/>
          <w:szCs w:val="24"/>
          <w:highlight w:val="white"/>
        </w:rPr>
        <w:t>, rather than actual</w:t>
      </w:r>
      <w:ins w:id="13" w:author="Prince Ware, Stephanie (PHAC/ASPC)" w:date="2023-05-09T10:08:00Z">
        <w:r w:rsidR="00FA4C9C">
          <w:rPr>
            <w:rFonts w:ascii="Times New Roman" w:eastAsia="Times New Roman" w:hAnsi="Times New Roman" w:cs="Times New Roman"/>
            <w:sz w:val="24"/>
            <w:szCs w:val="24"/>
            <w:highlight w:val="white"/>
          </w:rPr>
          <w:t xml:space="preserve"> objectively-measured</w:t>
        </w:r>
      </w:ins>
      <w:r w:rsidR="005F079A">
        <w:rPr>
          <w:rFonts w:ascii="Times New Roman" w:eastAsia="Times New Roman" w:hAnsi="Times New Roman" w:cs="Times New Roman"/>
          <w:sz w:val="24"/>
          <w:szCs w:val="24"/>
          <w:highlight w:val="white"/>
        </w:rPr>
        <w:t xml:space="preserve"> diversity</w:t>
      </w:r>
      <w:r w:rsidR="00B24B45">
        <w:rPr>
          <w:rFonts w:ascii="Times New Roman" w:eastAsia="Times New Roman" w:hAnsi="Times New Roman" w:cs="Times New Roman"/>
          <w:sz w:val="24"/>
          <w:szCs w:val="24"/>
          <w:highlight w:val="white"/>
        </w:rPr>
        <w:t xml:space="preserve"> </w:t>
      </w:r>
      <w:r w:rsidR="00F27685">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&lt;EndNote&gt;&lt;Cite&gt;&lt;Author&gt;Dallimer&lt;/Author&gt;&lt;Year&gt;2012&lt;/Year&gt;&lt;RecNum&gt;3246&lt;/RecNum&gt;&lt;DisplayText&gt;(22)&lt;/DisplayText&gt;&lt;record&gt;&lt;rec-number&gt;3246&lt;/rec-number&gt;&lt;foreign-keys&gt;&lt;key app="EN" db-id="0tx92atzmzfz91ee2f5xfzeiwz5vpr2zdzzv" timestamp="1525449387"&gt;3246&lt;/key&gt;&lt;/foreign-keys&gt;&lt;ref-type name="Journal Article"&gt;17&lt;/ref-type&gt;&lt;contributors&gt;&lt;authors&gt;&lt;author&gt;Dallimer, Martin&lt;/author&gt;&lt;author&gt;Irvine, Katherine N.&lt;/author&gt;&lt;author&gt;Skinner, Andrew M. J.&lt;/author&gt;&lt;author&gt;Davies, Zoe G.&lt;/author&gt;&lt;author&gt;Rouquette, James R.&lt;/author&gt;&lt;author&gt;Maltby, Lorraine L.&lt;/author&gt;&lt;author&gt;Warren, Philip H.&lt;/author&gt;&lt;author&gt;Armsworth, Paul R.&lt;/author&gt;&lt;author&gt;Gaston, Kevin J.&lt;/author&gt;&lt;/authors&gt;&lt;/contributors&gt;&lt;titles&gt;&lt;title&gt;Biodiversity and the feel-good factor: understanding associations between self-reported human well-being and species richness&lt;/title&gt;&lt;secondary-title&gt;BioScience&lt;/secondary-title&gt;&lt;/titles&gt;&lt;periodical&gt;&lt;full-title&gt;Bioscience&lt;/full-title&gt;&lt;abbr-1&gt;Bioscience&lt;/abbr-1&gt;&lt;/periodical&gt;&lt;pages&gt;47-55&lt;/pages&gt;&lt;volume&gt;62&lt;/volume&gt;&lt;number&gt;1&lt;/number&gt;&lt;dates&gt;&lt;year&gt;2012&lt;/year&gt;&lt;/dates&gt;&lt;isbn&gt;0006-3568&lt;/isbn&gt;&lt;urls&gt;&lt;related-urls&gt;&lt;url&gt;http://dx.doi.org/10.1525/bio.2012.62.1.9&lt;/url&gt;&lt;/related-urls&gt;&lt;/urls&gt;&lt;electronic-resource-num&gt;10.1525/bio.2012.62.1.9&lt;/electronic-resource-num&gt;&lt;/record&gt;&lt;/Cite&gt;&lt;/EndNote&gt;</w:instrText>
      </w:r>
      <w:r w:rsidR="00F27685">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(22)</w:t>
      </w:r>
      <w:r w:rsidR="00F27685">
        <w:rPr>
          <w:rFonts w:ascii="Times New Roman" w:eastAsia="Times New Roman" w:hAnsi="Times New Roman" w:cs="Times New Roman"/>
          <w:sz w:val="24"/>
          <w:szCs w:val="24"/>
          <w:highlight w:val="white"/>
        </w:rPr>
        <w:fldChar w:fldCharType="end"/>
      </w:r>
      <w:r w:rsidR="00B24B45">
        <w:rPr>
          <w:rFonts w:ascii="Times New Roman" w:eastAsia="Times New Roman" w:hAnsi="Times New Roman" w:cs="Times New Roman"/>
          <w:sz w:val="24"/>
          <w:szCs w:val="24"/>
          <w:highlight w:val="white"/>
        </w:rPr>
        <w:t xml:space="preserve">.  </w:t>
      </w:r>
    </w:p>
    <w:p w14:paraId="7DEAB0B2" w14:textId="346A8F2D" w:rsidR="007A3D53" w:rsidRPr="0046645E" w:rsidRDefault="00C22E69" w:rsidP="00541D76">
      <w:pPr>
        <w:spacing w:after="60"/>
        <w:ind w:firstLine="36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Much of the research exploring the associations between biodiversity and health</w:t>
      </w:r>
      <w:r w:rsidR="007A3D53">
        <w:rPr>
          <w:rFonts w:ascii="Times New Roman" w:eastAsia="Times New Roman" w:hAnsi="Times New Roman" w:cs="Times New Roman"/>
          <w:sz w:val="24"/>
          <w:szCs w:val="24"/>
          <w:highlight w:val="white"/>
        </w:rPr>
        <w:t xml:space="preserve"> have </w:t>
      </w:r>
      <w:r>
        <w:rPr>
          <w:rFonts w:ascii="Times New Roman" w:eastAsia="Times New Roman" w:hAnsi="Times New Roman" w:cs="Times New Roman"/>
          <w:sz w:val="24"/>
          <w:szCs w:val="24"/>
          <w:highlight w:val="white"/>
        </w:rPr>
        <w:t>measured bird diversity</w:t>
      </w:r>
      <w:r w:rsidR="007A3D53">
        <w:rPr>
          <w:rFonts w:ascii="Times New Roman" w:eastAsia="Times New Roman" w:hAnsi="Times New Roman" w:cs="Times New Roman"/>
          <w:sz w:val="24"/>
          <w:szCs w:val="24"/>
          <w:highlight w:val="white"/>
        </w:rPr>
        <w:t xml:space="preserve">. </w:t>
      </w:r>
      <w:r w:rsidR="007A3D53" w:rsidRPr="0046645E">
        <w:rPr>
          <w:rFonts w:ascii="Times New Roman" w:hAnsi="Times New Roman" w:cs="Times New Roman"/>
          <w:sz w:val="24"/>
          <w:szCs w:val="24"/>
          <w:shd w:val="clear" w:color="auto" w:fill="FFFFFF"/>
        </w:rPr>
        <w:t xml:space="preserve">For many people living in urban environments, interactions with birds </w:t>
      </w:r>
      <w:r w:rsidR="009E216E">
        <w:rPr>
          <w:rFonts w:ascii="Times New Roman" w:hAnsi="Times New Roman" w:cs="Times New Roman"/>
          <w:sz w:val="24"/>
          <w:szCs w:val="24"/>
          <w:shd w:val="clear" w:color="auto" w:fill="FFFFFF"/>
        </w:rPr>
        <w:t>constitute</w:t>
      </w:r>
      <w:r w:rsidR="007A3D53" w:rsidRPr="0046645E">
        <w:rPr>
          <w:rFonts w:ascii="Times New Roman" w:hAnsi="Times New Roman" w:cs="Times New Roman"/>
          <w:sz w:val="24"/>
          <w:szCs w:val="24"/>
          <w:shd w:val="clear" w:color="auto" w:fill="FFFFFF"/>
        </w:rPr>
        <w:t xml:space="preserve"> the</w:t>
      </w:r>
      <w:r w:rsidR="009E216E">
        <w:rPr>
          <w:rFonts w:ascii="Times New Roman" w:hAnsi="Times New Roman" w:cs="Times New Roman"/>
          <w:sz w:val="24"/>
          <w:szCs w:val="24"/>
          <w:shd w:val="clear" w:color="auto" w:fill="FFFFFF"/>
        </w:rPr>
        <w:t>ir</w:t>
      </w:r>
      <w:r w:rsidR="007A3D53" w:rsidRPr="0046645E">
        <w:rPr>
          <w:rFonts w:ascii="Times New Roman" w:hAnsi="Times New Roman" w:cs="Times New Roman"/>
          <w:sz w:val="24"/>
          <w:szCs w:val="24"/>
          <w:shd w:val="clear" w:color="auto" w:fill="FFFFFF"/>
        </w:rPr>
        <w:t xml:space="preserve"> predominant exposure to wildlife </w:t>
      </w:r>
      <w:r w:rsidR="007A3D53" w:rsidRPr="0046645E">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&lt;EndNote&gt;&lt;Cite&gt;&lt;Author&gt;Miller&lt;/Author&gt;&lt;Year&gt;2002&lt;/Year&gt;&lt;RecNum&gt;4015&lt;/RecNum&gt;&lt;DisplayText&gt;(23)&lt;/DisplayText&gt;&lt;record&gt;&lt;rec-number&gt;4015&lt;/rec-number&gt;&lt;foreign-keys&gt;&lt;key app="EN" db-id="0tx92atzmzfz91ee2f5xfzeiwz5vpr2zdzzv" timestamp="1590681821"&gt;4015&lt;/key&gt;&lt;/foreign-keys&gt;&lt;ref-type name="Journal Article"&gt;17&lt;/ref-type&gt;&lt;contributors&gt;&lt;authors&gt;&lt;author&gt;Miller, James R.&lt;/author&gt;&lt;author&gt;Hobbs, Richard J.&lt;/author&gt;&lt;/authors&gt;&lt;/contributors&gt;&lt;titles&gt;&lt;title&gt;Conservation where people live and work&lt;/title&gt;&lt;secondary-title&gt;Conservation Biology&lt;/secondary-title&gt;&lt;/titles&gt;&lt;periodical&gt;&lt;full-title&gt;Conservation Biology&lt;/full-title&gt;&lt;abbr-1&gt;Conserv. Biol.&lt;/abbr-1&gt;&lt;/periodical&gt;&lt;pages&gt;330-337&lt;/pages&gt;&lt;volume&gt;16&lt;/volume&gt;&lt;number&gt;2&lt;/number&gt;&lt;dates&gt;&lt;year&gt;2002&lt;/year&gt;&lt;pub-dates&gt;&lt;date&gt;2002/04/01&lt;/date&gt;&lt;/pub-dates&gt;&lt;/dates&gt;&lt;publisher&gt;John Wiley &amp;amp; Sons, Ltd&lt;/publisher&gt;&lt;isbn&gt;0888-8892&lt;/isbn&gt;&lt;urls&gt;&lt;related-urls&gt;&lt;url&gt;https://doi.org/10.1046/j.1523-1739.2002.00420.x&lt;/url&gt;&lt;/related-urls&gt;&lt;/urls&gt;&lt;electronic-resource-num&gt;10.1046/j.1523-1739.2002.00420.x&lt;/electronic-resource-num&gt;&lt;access-date&gt;2020/05/28&lt;/access-date&gt;&lt;/record&gt;&lt;/Cite&gt;&lt;/EndNote&gt;</w:instrText>
      </w:r>
      <w:r w:rsidR="007A3D53" w:rsidRPr="0046645E">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(23)</w:t>
      </w:r>
      <w:r w:rsidR="007A3D53" w:rsidRPr="0046645E">
        <w:rPr>
          <w:rFonts w:ascii="Times New Roman" w:hAnsi="Times New Roman" w:cs="Times New Roman"/>
          <w:sz w:val="24"/>
          <w:szCs w:val="24"/>
          <w:shd w:val="clear" w:color="auto" w:fill="FFFFFF"/>
        </w:rPr>
        <w:fldChar w:fldCharType="end"/>
      </w:r>
      <w:r w:rsidR="007A3D53" w:rsidRPr="0046645E">
        <w:rPr>
          <w:rFonts w:ascii="Times New Roman" w:hAnsi="Times New Roman" w:cs="Times New Roman"/>
          <w:sz w:val="24"/>
          <w:szCs w:val="24"/>
          <w:shd w:val="clear" w:color="auto" w:fill="FFFFFF"/>
        </w:rPr>
        <w:t>. Given their conspicuous vocal communication</w:t>
      </w:r>
      <w:r w:rsidR="002248AC">
        <w:rPr>
          <w:rFonts w:ascii="Times New Roman" w:hAnsi="Times New Roman" w:cs="Times New Roman"/>
          <w:sz w:val="24"/>
          <w:szCs w:val="24"/>
          <w:shd w:val="clear" w:color="auto" w:fill="FFFFFF"/>
        </w:rPr>
        <w:t xml:space="preserve"> </w:t>
      </w:r>
      <w:r w:rsidR="002248AC">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&lt;EndNote&gt;&lt;Cite&gt;&lt;Author&gt;Buxton&lt;/Author&gt;&lt;Year&gt;2021&lt;/Year&gt;&lt;RecNum&gt;4560&lt;/RecNum&gt;&lt;Prefix&gt;which are known to benefit human wellbeing`; &lt;/Prefix&gt;&lt;DisplayText&gt;(which are known to benefit human wellbeing; 24)&lt;/DisplayText&gt;&lt;record&gt;&lt;rec-number&gt;4560&lt;/rec-number&gt;&lt;foreign-keys&gt;&lt;key app="EN" db-id="0tx92atzmzfz91ee2f5xfzeiwz5vpr2zdzzv" timestamp="1617821700"&gt;4560&lt;/key&gt;&lt;/foreign-keys&gt;&lt;ref-type name="Journal Article"&gt;17&lt;/ref-type&gt;&lt;contributors&gt;&lt;authors&gt;&lt;author&gt;Buxton, Rachel T.&lt;/author&gt;&lt;author&gt;Pearson, Amber L.&lt;/author&gt;&lt;author&gt;Allou, Claudia&lt;/author&gt;&lt;author&gt;Fristrup, Kurt&lt;/author&gt;&lt;author&gt;Wittemyer, George&lt;/author&gt;&lt;/authors&gt;&lt;/contributors&gt;&lt;titles&gt;&lt;title&gt;A synthesis of health benefits of natural sounds and their distribution in national parks&lt;/title&gt;&lt;secondary-title&gt;Proceedings of the National Academy of Sciences&lt;/secondary-title&gt;&lt;/titles&gt;&lt;periodical&gt;&lt;full-title&gt;Proceedings of the National Academy of Sciences&lt;/full-title&gt;&lt;abbr-1&gt;PNAS&lt;/abbr-1&gt;&lt;/periodical&gt;&lt;pages&gt;e2013097118&lt;/pages&gt;&lt;volume&gt;118&lt;/volume&gt;&lt;number&gt;14&lt;/number&gt;&lt;dates&gt;&lt;year&gt;2021&lt;/year&gt;&lt;/dates&gt;&lt;urls&gt;&lt;related-urls&gt;&lt;url&gt;http://www.pnas.org/content/118/14/e2013097118.abstract&lt;/url&gt;&lt;/related-urls&gt;&lt;/urls&gt;&lt;electronic-resource-num&gt;10.1073/pnas.2013097118&lt;/electronic-resource-num&gt;&lt;/record&gt;&lt;/Cite&gt;&lt;/EndNote&gt;</w:instrText>
      </w:r>
      <w:r w:rsidR="002248AC">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(which are known to benefit human well</w:t>
      </w:r>
      <w:ins w:id="14" w:author="Prince Ware, Stephanie (PHAC/ASPC)" w:date="2023-05-09T09:45:00Z">
        <w:r w:rsidR="00284DB5">
          <w:rPr>
            <w:rFonts w:ascii="Times New Roman" w:hAnsi="Times New Roman" w:cs="Times New Roman"/>
            <w:noProof/>
            <w:sz w:val="24"/>
            <w:szCs w:val="24"/>
            <w:shd w:val="clear" w:color="auto" w:fill="FFFFFF"/>
          </w:rPr>
          <w:t>-</w:t>
        </w:r>
      </w:ins>
      <w:r w:rsidR="00F322C1">
        <w:rPr>
          <w:rFonts w:ascii="Times New Roman" w:hAnsi="Times New Roman" w:cs="Times New Roman"/>
          <w:noProof/>
          <w:sz w:val="24"/>
          <w:szCs w:val="24"/>
          <w:shd w:val="clear" w:color="auto" w:fill="FFFFFF"/>
        </w:rPr>
        <w:t>being; 24)</w:t>
      </w:r>
      <w:r w:rsidR="002248AC">
        <w:rPr>
          <w:rFonts w:ascii="Times New Roman" w:hAnsi="Times New Roman" w:cs="Times New Roman"/>
          <w:sz w:val="24"/>
          <w:szCs w:val="24"/>
          <w:shd w:val="clear" w:color="auto" w:fill="FFFFFF"/>
        </w:rPr>
        <w:fldChar w:fldCharType="end"/>
      </w:r>
      <w:r w:rsidR="007A3D53" w:rsidRPr="0046645E">
        <w:rPr>
          <w:rFonts w:ascii="Times New Roman" w:hAnsi="Times New Roman" w:cs="Times New Roman"/>
          <w:sz w:val="24"/>
          <w:szCs w:val="24"/>
          <w:shd w:val="clear" w:color="auto" w:fill="FFFFFF"/>
        </w:rPr>
        <w:t xml:space="preserve">, high density in urban areas </w:t>
      </w:r>
      <w:r w:rsidR="007A3D53" w:rsidRPr="0046645E">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&lt;EndNote&gt;&lt;Cite&gt;&lt;Author&gt;Ortega-Álvarez&lt;/Author&gt;&lt;Year&gt;2009&lt;/Year&gt;&lt;RecNum&gt;4016&lt;/RecNum&gt;&lt;DisplayText&gt;(25)&lt;/DisplayText&gt;&lt;record&gt;&lt;rec-number&gt;4016&lt;/rec-number&gt;&lt;foreign-keys&gt;&lt;key app="EN" db-id="0tx92atzmzfz91ee2f5xfzeiwz5vpr2zdzzv" timestamp="1590686774"&gt;4016&lt;/key&gt;&lt;/foreign-keys&gt;&lt;ref-type name="Journal Article"&gt;17&lt;/ref-type&gt;&lt;contributors&gt;&lt;authors&gt;&lt;author&gt;Ortega-Álvarez, Rubén&lt;/author&gt;&lt;author&gt;MacGregor-Fors, Ian&lt;/author&gt;&lt;/authors&gt;&lt;/contributors&gt;&lt;titles&gt;&lt;title&gt;Living in the big city: Effects of urban land-use on bird community structure, diversity, and composition&lt;/title&gt;&lt;secondary-title&gt;Landscape and Urban Planning&lt;/secondary-title&gt;&lt;/titles&gt;&lt;periodical&gt;&lt;full-title&gt;Landscape and Urban Planning&lt;/full-title&gt;&lt;abbr-1&gt;Landscape Urban Plann.&lt;/abbr-1&gt;&lt;/periodical&gt;&lt;pages&gt;189-195&lt;/pages&gt;&lt;volume&gt;90&lt;/volume&gt;&lt;number&gt;3&lt;/number&gt;&lt;keywords&gt;&lt;keyword&gt;Urban ecology&lt;/keyword&gt;&lt;keyword&gt;Land-use&lt;/keyword&gt;&lt;keyword&gt;Urban planning&lt;/keyword&gt;&lt;keyword&gt;Biodiversity&lt;/keyword&gt;&lt;keyword&gt;Neotropical bird communities&lt;/keyword&gt;&lt;/keywords&gt;&lt;dates&gt;&lt;year&gt;2009&lt;/year&gt;&lt;pub-dates&gt;&lt;date&gt;2009/04/30/&lt;/date&gt;&lt;/pub-dates&gt;&lt;/dates&gt;&lt;isbn&gt;0169-2046&lt;/isbn&gt;&lt;urls&gt;&lt;related-urls&gt;&lt;url&gt;http://www.sciencedirect.com/science/article/pii/S0169204608002004&lt;/url&gt;&lt;/related-urls&gt;&lt;/urls&gt;&lt;electronic-resource-num&gt;https://doi.org/10.1016/j.landurbplan.2008.11.003&lt;/electronic-resource-num&gt;&lt;/record&gt;&lt;/Cite&gt;&lt;/EndNote&gt;</w:instrText>
      </w:r>
      <w:r w:rsidR="007A3D53" w:rsidRPr="0046645E">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(25)</w:t>
      </w:r>
      <w:r w:rsidR="007A3D53" w:rsidRPr="0046645E">
        <w:rPr>
          <w:rFonts w:ascii="Times New Roman" w:hAnsi="Times New Roman" w:cs="Times New Roman"/>
          <w:sz w:val="24"/>
          <w:szCs w:val="24"/>
          <w:shd w:val="clear" w:color="auto" w:fill="FFFFFF"/>
        </w:rPr>
        <w:fldChar w:fldCharType="end"/>
      </w:r>
      <w:r w:rsidR="007A3D53" w:rsidRPr="0046645E">
        <w:rPr>
          <w:rFonts w:ascii="Times New Roman" w:hAnsi="Times New Roman" w:cs="Times New Roman"/>
          <w:sz w:val="24"/>
          <w:szCs w:val="24"/>
          <w:shd w:val="clear" w:color="auto" w:fill="FFFFFF"/>
        </w:rPr>
        <w:t xml:space="preserve">, and rich symbolic value, birds have </w:t>
      </w:r>
      <w:r w:rsidR="00560EEB">
        <w:rPr>
          <w:rFonts w:ascii="Times New Roman" w:hAnsi="Times New Roman" w:cs="Times New Roman"/>
          <w:sz w:val="24"/>
          <w:szCs w:val="24"/>
          <w:shd w:val="clear" w:color="auto" w:fill="FFFFFF"/>
        </w:rPr>
        <w:t>a great</w:t>
      </w:r>
      <w:r w:rsidR="00560EEB" w:rsidRPr="0046645E">
        <w:rPr>
          <w:rFonts w:ascii="Times New Roman" w:hAnsi="Times New Roman" w:cs="Times New Roman"/>
          <w:sz w:val="24"/>
          <w:szCs w:val="24"/>
          <w:shd w:val="clear" w:color="auto" w:fill="FFFFFF"/>
        </w:rPr>
        <w:t xml:space="preserve"> </w:t>
      </w:r>
      <w:r w:rsidR="007A3D53" w:rsidRPr="0046645E">
        <w:rPr>
          <w:rFonts w:ascii="Times New Roman" w:hAnsi="Times New Roman" w:cs="Times New Roman"/>
          <w:sz w:val="24"/>
          <w:szCs w:val="24"/>
          <w:shd w:val="clear" w:color="auto" w:fill="FFFFFF"/>
        </w:rPr>
        <w:t xml:space="preserve">potential for </w:t>
      </w:r>
      <w:ins w:id="15" w:author="Prince Ware, Stephanie (PHAC/ASPC)" w:date="2023-05-09T09:46:00Z">
        <w:r w:rsidR="00284DB5">
          <w:rPr>
            <w:rFonts w:ascii="Times New Roman" w:hAnsi="Times New Roman" w:cs="Times New Roman"/>
            <w:sz w:val="24"/>
            <w:szCs w:val="24"/>
            <w:shd w:val="clear" w:color="auto" w:fill="FFFFFF"/>
          </w:rPr>
          <w:t xml:space="preserve">providing </w:t>
        </w:r>
      </w:ins>
      <w:r w:rsidR="007A3D53" w:rsidRPr="0046645E">
        <w:rPr>
          <w:rFonts w:ascii="Times New Roman" w:hAnsi="Times New Roman" w:cs="Times New Roman"/>
          <w:sz w:val="24"/>
          <w:szCs w:val="24"/>
          <w:shd w:val="clear" w:color="auto" w:fill="FFFFFF"/>
        </w:rPr>
        <w:t xml:space="preserve">restorative </w:t>
      </w:r>
      <w:del w:id="16" w:author="Prince Ware, Stephanie (PHAC/ASPC)" w:date="2023-05-09T09:46:00Z">
        <w:r w:rsidR="007A3D53" w:rsidRPr="0046645E" w:rsidDel="00284DB5">
          <w:rPr>
            <w:rFonts w:ascii="Times New Roman" w:hAnsi="Times New Roman" w:cs="Times New Roman"/>
            <w:sz w:val="24"/>
            <w:szCs w:val="24"/>
            <w:shd w:val="clear" w:color="auto" w:fill="FFFFFF"/>
          </w:rPr>
          <w:delText xml:space="preserve">effects </w:delText>
        </w:r>
      </w:del>
      <w:ins w:id="17" w:author="Prince Ware, Stephanie (PHAC/ASPC)" w:date="2023-05-09T09:46:00Z">
        <w:r w:rsidR="00284DB5">
          <w:rPr>
            <w:rFonts w:ascii="Times New Roman" w:hAnsi="Times New Roman" w:cs="Times New Roman"/>
            <w:sz w:val="24"/>
            <w:szCs w:val="24"/>
            <w:shd w:val="clear" w:color="auto" w:fill="FFFFFF"/>
          </w:rPr>
          <w:t>benefits for</w:t>
        </w:r>
      </w:ins>
      <w:del w:id="18" w:author="Prince Ware, Stephanie (PHAC/ASPC)" w:date="2023-05-09T09:46:00Z">
        <w:r w:rsidR="007A3D53" w:rsidRPr="0046645E" w:rsidDel="00284DB5">
          <w:rPr>
            <w:rFonts w:ascii="Times New Roman" w:hAnsi="Times New Roman" w:cs="Times New Roman"/>
            <w:sz w:val="24"/>
            <w:szCs w:val="24"/>
            <w:shd w:val="clear" w:color="auto" w:fill="FFFFFF"/>
          </w:rPr>
          <w:delText>on</w:delText>
        </w:r>
      </w:del>
      <w:r w:rsidR="007A3D53" w:rsidRPr="0046645E">
        <w:rPr>
          <w:rFonts w:ascii="Times New Roman" w:hAnsi="Times New Roman" w:cs="Times New Roman"/>
          <w:sz w:val="24"/>
          <w:szCs w:val="24"/>
          <w:shd w:val="clear" w:color="auto" w:fill="FFFFFF"/>
        </w:rPr>
        <w:t xml:space="preserve"> humans </w:t>
      </w:r>
      <w:r w:rsidR="007A3D53" w:rsidRPr="0046645E">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&lt;EndNote&gt;&lt;Cite&gt;&lt;Author&gt;Ratcliffe&lt;/Author&gt;&lt;Year&gt;2013&lt;/Year&gt;&lt;RecNum&gt;3214&lt;/RecNum&gt;&lt;DisplayText&gt;(26)&lt;/DisplayText&gt;&lt;record&gt;&lt;rec-number&gt;3214&lt;/rec-number&gt;&lt;foreign-keys&gt;&lt;key app="EN" db-id="0tx92atzmzfz91ee2f5xfzeiwz5vpr2zdzzv" timestamp="1523633823"&gt;3214&lt;/key&gt;&lt;/foreign-keys&gt;&lt;ref-type name="Journal Article"&gt;17&lt;/ref-type&gt;&lt;contributors&gt;&lt;authors&gt;&lt;author&gt;Ratcliffe, Eleanor&lt;/author&gt;&lt;author&gt;Gatersleben, Birgitta&lt;/author&gt;&lt;author&gt;Sowden, Paul T.&lt;/author&gt;&lt;/authors&gt;&lt;/contributors&gt;&lt;titles&gt;&lt;title&gt;Bird sounds and their contributions to perceived attention restoration and stress recovery&lt;/title&gt;&lt;secondary-title&gt;Journal of Environmental Psychology&lt;/secondary-title&gt;&lt;/titles&gt;&lt;periodical&gt;&lt;full-title&gt;Journal of Environmental Psychology&lt;/full-title&gt;&lt;/periodical&gt;&lt;pages&gt;221-228&lt;/pages&gt;&lt;volume&gt;36&lt;/volume&gt;&lt;keywords&gt;&lt;keyword&gt;Restorative environments&lt;/keyword&gt;&lt;keyword&gt;Attention restoration&lt;/keyword&gt;&lt;keyword&gt;Stress recovery&lt;/keyword&gt;&lt;keyword&gt;Sounds&lt;/keyword&gt;&lt;keyword&gt;Birdsong&lt;/keyword&gt;&lt;/keywords&gt;&lt;dates&gt;&lt;year&gt;2013&lt;/year&gt;&lt;pub-dates&gt;&lt;date&gt;2013/12/01/&lt;/date&gt;&lt;/pub-dates&gt;&lt;/dates&gt;&lt;isbn&gt;0272-4944&lt;/isbn&gt;&lt;urls&gt;&lt;related-urls&gt;&lt;url&gt;http://www.sciencedirect.com/science/article/pii/S0272494413000650&lt;/url&gt;&lt;/related-urls&gt;&lt;/urls&gt;&lt;electronic-resource-num&gt;https://doi.org/10.1016/j.jenvp.2013.08.004&lt;/electronic-resource-num&gt;&lt;/record&gt;&lt;/Cite&gt;&lt;/EndNote&gt;</w:instrText>
      </w:r>
      <w:r w:rsidR="007A3D53" w:rsidRPr="0046645E">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(26)</w:t>
      </w:r>
      <w:r w:rsidR="007A3D53" w:rsidRPr="0046645E">
        <w:rPr>
          <w:rFonts w:ascii="Times New Roman" w:hAnsi="Times New Roman" w:cs="Times New Roman"/>
          <w:sz w:val="24"/>
          <w:szCs w:val="24"/>
          <w:shd w:val="clear" w:color="auto" w:fill="FFFFFF"/>
        </w:rPr>
        <w:fldChar w:fldCharType="end"/>
      </w:r>
      <w:r w:rsidR="007A3D53" w:rsidRPr="0046645E">
        <w:rPr>
          <w:rFonts w:ascii="Times New Roman" w:hAnsi="Times New Roman" w:cs="Times New Roman"/>
          <w:sz w:val="24"/>
          <w:szCs w:val="24"/>
          <w:shd w:val="clear" w:color="auto" w:fill="FFFFFF"/>
        </w:rPr>
        <w:t>.</w:t>
      </w:r>
      <w:r w:rsidR="007A3D53">
        <w:rPr>
          <w:rFonts w:ascii="Times New Roman" w:hAnsi="Times New Roman" w:cs="Times New Roman"/>
          <w:sz w:val="24"/>
          <w:szCs w:val="24"/>
          <w:shd w:val="clear" w:color="auto" w:fill="FFFFFF"/>
        </w:rPr>
        <w:t xml:space="preserve"> Moreover, birds are important indicators of ecosystem health</w:t>
      </w:r>
      <w:r w:rsidR="007A3D53">
        <w:rPr>
          <w:rFonts w:ascii="Times New Roman" w:eastAsia="Times New Roman" w:hAnsi="Times New Roman" w:cs="Times New Roman"/>
          <w:sz w:val="24"/>
          <w:szCs w:val="24"/>
          <w:highlight w:val="white"/>
        </w:rPr>
        <w:t xml:space="preserve"> </w:t>
      </w:r>
      <w:r w:rsidR="007A3D53">
        <w:rPr>
          <w:rFonts w:ascii="Times New Roman" w:eastAsia="Times New Roman" w:hAnsi="Times New Roman" w:cs="Times New Roman"/>
          <w:sz w:val="24"/>
          <w:szCs w:val="24"/>
          <w:highlight w:val="white"/>
        </w:rPr>
        <w:fldChar w:fldCharType="begin"/>
      </w:r>
      <w:r w:rsidR="00F322C1">
        <w:rPr>
          <w:rFonts w:ascii="Times New Roman" w:eastAsia="Times New Roman" w:hAnsi="Times New Roman" w:cs="Times New Roman"/>
          <w:sz w:val="24"/>
          <w:szCs w:val="24"/>
          <w:highlight w:val="white"/>
        </w:rPr>
        <w:instrText xml:space="preserve"> ADDIN EN.CITE &lt;EndNote&gt;&lt;Cite&gt;&lt;Author&gt;Gregory&lt;/Author&gt;&lt;Year&gt;2010&lt;/Year&gt;&lt;RecNum&gt;2999&lt;/RecNum&gt;&lt;DisplayText&gt;(27)&lt;/DisplayText&gt;&lt;record&gt;&lt;rec-number&gt;2999&lt;/rec-number&gt;&lt;foreign-keys&gt;&lt;key app="EN" db-id="0tx92atzmzfz91ee2f5xfzeiwz5vpr2zdzzv" timestamp="1497021334"&gt;2999&lt;/key&gt;&lt;/foreign-keys&gt;&lt;ref-type name="Journal Article"&gt;17&lt;/ref-type&gt;&lt;contributors&gt;&lt;authors&gt;&lt;author&gt;Gregory, Richard D.&lt;/author&gt;&lt;author&gt;Strien, Arco van&lt;/author&gt;&lt;/authors&gt;&lt;/contributors&gt;&lt;titles&gt;&lt;title&gt;Wild bird indicators: using composite population trends of birds as measures of environmental health&lt;/title&gt;&lt;secondary-title&gt;Ornithological Science&lt;/secondary-title&gt;&lt;/titles&gt;&lt;periodical&gt;&lt;full-title&gt;Ornithological Science&lt;/full-title&gt;&lt;/periodical&gt;&lt;pages&gt;3-22&lt;/pages&gt;&lt;volume&gt;9&lt;/volume&gt;&lt;number&gt;1&lt;/number&gt;&lt;dates&gt;&lt;year&gt;2010&lt;/year&gt;&lt;pub-dates&gt;&lt;date&gt;2010/06/01&lt;/date&gt;&lt;/pub-dates&gt;&lt;/dates&gt;&lt;publisher&gt;The Ornithological Society of Japan&lt;/publisher&gt;&lt;isbn&gt;1347-0558&lt;/isbn&gt;&lt;urls&gt;&lt;related-urls&gt;&lt;url&gt;https://doi.org/10.2326/osj.9.3&lt;/url&gt;&lt;/related-urls&gt;&lt;/urls&gt;&lt;electronic-resource-num&gt;10.2326/osj.9.3&lt;/electronic-resource-num&gt;&lt;access-date&gt;2017/06/09&lt;/access-date&gt;&lt;/record&gt;&lt;/Cite&gt;&lt;/EndNote&gt;</w:instrText>
      </w:r>
      <w:r w:rsidR="007A3D53">
        <w:rPr>
          <w:rFonts w:ascii="Times New Roman" w:eastAsia="Times New Roman" w:hAnsi="Times New Roman" w:cs="Times New Roman"/>
          <w:sz w:val="24"/>
          <w:szCs w:val="24"/>
          <w:highlight w:val="white"/>
        </w:rPr>
        <w:fldChar w:fldCharType="separate"/>
      </w:r>
      <w:r w:rsidR="00F322C1">
        <w:rPr>
          <w:rFonts w:ascii="Times New Roman" w:eastAsia="Times New Roman" w:hAnsi="Times New Roman" w:cs="Times New Roman"/>
          <w:noProof/>
          <w:sz w:val="24"/>
          <w:szCs w:val="24"/>
          <w:highlight w:val="white"/>
        </w:rPr>
        <w:t>(27)</w:t>
      </w:r>
      <w:r w:rsidR="007A3D53">
        <w:rPr>
          <w:rFonts w:ascii="Times New Roman" w:eastAsia="Times New Roman" w:hAnsi="Times New Roman" w:cs="Times New Roman"/>
          <w:sz w:val="24"/>
          <w:szCs w:val="24"/>
          <w:highlight w:val="white"/>
        </w:rPr>
        <w:fldChar w:fldCharType="end"/>
      </w:r>
      <w:r w:rsidR="007A3D53">
        <w:rPr>
          <w:rFonts w:ascii="Times New Roman" w:eastAsia="Times New Roman" w:hAnsi="Times New Roman" w:cs="Times New Roman"/>
          <w:sz w:val="24"/>
          <w:szCs w:val="24"/>
          <w:highlight w:val="white"/>
        </w:rPr>
        <w:t xml:space="preserve">. Yet, avian populations are facing widespread declines across </w:t>
      </w:r>
      <w:r w:rsidR="007A3D53" w:rsidRPr="0046645E">
        <w:rPr>
          <w:rFonts w:ascii="Times New Roman" w:hAnsi="Times New Roman" w:cs="Times New Roman"/>
          <w:sz w:val="24"/>
          <w:szCs w:val="24"/>
        </w:rPr>
        <w:t xml:space="preserve">North America </w:t>
      </w:r>
      <w:r w:rsidR="007A3D53" w:rsidRPr="0046645E">
        <w:rPr>
          <w:rFonts w:ascii="Times New Roman" w:hAnsi="Times New Roman" w:cs="Times New Roman"/>
          <w:sz w:val="24"/>
          <w:szCs w:val="24"/>
        </w:rPr>
        <w:fldChar w:fldCharType="begin"/>
      </w:r>
      <w:r w:rsidR="00F322C1">
        <w:rPr>
          <w:rFonts w:ascii="Times New Roman" w:hAnsi="Times New Roman" w:cs="Times New Roman"/>
          <w:sz w:val="24"/>
          <w:szCs w:val="24"/>
        </w:rPr>
        <w:instrText xml:space="preserve"> ADDIN EN.CITE &lt;EndNote&gt;&lt;Cite&gt;&lt;Author&gt;Rosenberg&lt;/Author&gt;&lt;Year&gt;2019&lt;/Year&gt;&lt;RecNum&gt;3939&lt;/RecNum&gt;&lt;DisplayText&gt;(28)&lt;/DisplayText&gt;&lt;record&gt;&lt;rec-number&gt;3939&lt;/rec-number&gt;&lt;foreign-keys&gt;&lt;key app="EN" db-id="0tx92atzmzfz91ee2f5xfzeiwz5vpr2zdzzv" timestamp="1586893889"&gt;3939&lt;/key&gt;&lt;/foreign-keys&gt;&lt;ref-type name="Journal Article"&gt;17&lt;/ref-type&gt;&lt;contributors&gt;&lt;authors&gt;&lt;author&gt;Rosenberg, Kenneth V.&lt;/author&gt;&lt;author&gt;Dokter, Adriaan M.&lt;/author&gt;&lt;author&gt;Blancher, Peter J.&lt;/author&gt;&lt;author&gt;Sauer, John R.&lt;/author&gt;&lt;author&gt;Smith, Adam C.&lt;/author&gt;&lt;author&gt;Smith, Paul A.&lt;/author&gt;&lt;author&gt;Stanton, Jessica C.&lt;/author&gt;&lt;author&gt;Panjabi, Arvind&lt;/author&gt;&lt;author&gt;Helft, Laura&lt;/author&gt;&lt;author&gt;Parr, Michael&lt;/author&gt;&lt;author&gt;Marra, Peter P.&lt;/author&gt;&lt;/authors&gt;&lt;/contributors&gt;&lt;titles&gt;&lt;title&gt;Decline of the North American avifauna&lt;/title&gt;&lt;secondary-title&gt;Science&lt;/secondary-title&gt;&lt;/titles&gt;&lt;periodical&gt;&lt;full-title&gt;Science&lt;/full-title&gt;&lt;/periodical&gt;&lt;pages&gt;120&lt;/pages&gt;&lt;volume&gt;366&lt;/volume&gt;&lt;number&gt;6461&lt;/number&gt;&lt;dates&gt;&lt;year&gt;2019&lt;/year&gt;&lt;/dates&gt;&lt;urls&gt;&lt;related-urls&gt;&lt;url&gt;http://science.sciencemag.org/content/366/6461/120.abstract&lt;/url&gt;&lt;/related-urls&gt;&lt;/urls&gt;&lt;electronic-resource-num&gt;10.1126/science.aaw1313&lt;/electronic-resource-num&gt;&lt;/record&gt;&lt;/Cite&gt;&lt;/EndNote&gt;</w:instrText>
      </w:r>
      <w:r w:rsidR="007A3D53" w:rsidRPr="0046645E">
        <w:rPr>
          <w:rFonts w:ascii="Times New Roman" w:hAnsi="Times New Roman" w:cs="Times New Roman"/>
          <w:sz w:val="24"/>
          <w:szCs w:val="24"/>
        </w:rPr>
        <w:fldChar w:fldCharType="separate"/>
      </w:r>
      <w:r w:rsidR="00F322C1">
        <w:rPr>
          <w:rFonts w:ascii="Times New Roman" w:hAnsi="Times New Roman" w:cs="Times New Roman"/>
          <w:noProof/>
          <w:sz w:val="24"/>
          <w:szCs w:val="24"/>
        </w:rPr>
        <w:t>(28)</w:t>
      </w:r>
      <w:r w:rsidR="007A3D53" w:rsidRPr="0046645E">
        <w:rPr>
          <w:rFonts w:ascii="Times New Roman" w:hAnsi="Times New Roman" w:cs="Times New Roman"/>
          <w:sz w:val="24"/>
          <w:szCs w:val="24"/>
        </w:rPr>
        <w:fldChar w:fldCharType="end"/>
      </w:r>
      <w:r w:rsidR="007A3D53" w:rsidRPr="0046645E">
        <w:rPr>
          <w:rFonts w:ascii="Times New Roman" w:hAnsi="Times New Roman" w:cs="Times New Roman"/>
          <w:sz w:val="24"/>
          <w:szCs w:val="24"/>
        </w:rPr>
        <w:t xml:space="preserve"> and urbanization is a major driver </w:t>
      </w:r>
      <w:r w:rsidR="007A3D53" w:rsidRPr="0046645E">
        <w:rPr>
          <w:rFonts w:ascii="Times New Roman" w:hAnsi="Times New Roman" w:cs="Times New Roman"/>
          <w:sz w:val="24"/>
          <w:szCs w:val="24"/>
        </w:rPr>
        <w:fldChar w:fldCharType="begin"/>
      </w:r>
      <w:r w:rsidR="00F322C1">
        <w:rPr>
          <w:rFonts w:ascii="Times New Roman" w:hAnsi="Times New Roman" w:cs="Times New Roman"/>
          <w:sz w:val="24"/>
          <w:szCs w:val="24"/>
        </w:rPr>
        <w:instrText xml:space="preserve"> ADDIN EN.CITE &lt;EndNote&gt;&lt;Cite&gt;&lt;Author&gt;Sol&lt;/Author&gt;&lt;Year&gt;2014&lt;/Year&gt;&lt;RecNum&gt;4206&lt;/RecNum&gt;&lt;DisplayText&gt;(29)&lt;/DisplayText&gt;&lt;record&gt;&lt;rec-number&gt;4206&lt;/rec-number&gt;&lt;foreign-keys&gt;&lt;key app="EN" db-id="0tx92atzmzfz91ee2f5xfzeiwz5vpr2zdzzv" timestamp="1602183926"&gt;4206&lt;/key&gt;&lt;/foreign-keys&gt;&lt;ref-type name="Journal Article"&gt;17&lt;/ref-type&gt;&lt;contributors&gt;&lt;authors&gt;&lt;author&gt;Sol, Daniel&lt;/author&gt;&lt;author&gt;González-Lagos, Cesar&lt;/author&gt;&lt;author&gt;Moreira, Darío&lt;/author&gt;&lt;author&gt;Maspons, Joan&lt;/author&gt;&lt;author&gt;Lapiedra, Oriol&lt;/author&gt;&lt;/authors&gt;&lt;/contributors&gt;&lt;titles&gt;&lt;title&gt;Urbanisation tolerance and the loss of avian diversity&lt;/title&gt;&lt;secondary-title&gt;Ecology Letters&lt;/secondary-title&gt;&lt;/titles&gt;&lt;periodical&gt;&lt;full-title&gt;Ecology Letters&lt;/full-title&gt;&lt;abbr-1&gt;Ecol. Lett.&lt;/abbr-1&gt;&lt;/periodical&gt;&lt;pages&gt;942-950&lt;/pages&gt;&lt;volume&gt;17&lt;/volume&gt;&lt;number&gt;8&lt;/number&gt;&lt;keywords&gt;&lt;keyword&gt;Brood value&lt;/keyword&gt;&lt;keyword&gt;extinction risk&lt;/keyword&gt;&lt;keyword&gt;life history&lt;/keyword&gt;&lt;keyword&gt;neutral theory&lt;/keyword&gt;&lt;keyword&gt;rapid human-induced environmental changes&lt;/keyword&gt;&lt;/keywords&gt;&lt;dates&gt;&lt;year&gt;2014&lt;/year&gt;&lt;pub-dates&gt;&lt;date&gt;2014/08/01&lt;/date&gt;&lt;/pub-dates&gt;&lt;/dates&gt;&lt;publisher&gt;John Wiley &amp;amp; Sons, Ltd&lt;/publisher&gt;&lt;isbn&gt;1461-023X&lt;/isbn&gt;&lt;urls&gt;&lt;related-urls&gt;&lt;url&gt;https://doi.org/10.1111/ele.12297&lt;/url&gt;&lt;/related-urls&gt;&lt;/urls&gt;&lt;electronic-resource-num&gt;10.1111/ele.12297&lt;/electronic-resource-num&gt;&lt;access-date&gt;2020/10/08&lt;/access-date&gt;&lt;/record&gt;&lt;/Cite&gt;&lt;/EndNote&gt;</w:instrText>
      </w:r>
      <w:r w:rsidR="007A3D53" w:rsidRPr="0046645E">
        <w:rPr>
          <w:rFonts w:ascii="Times New Roman" w:hAnsi="Times New Roman" w:cs="Times New Roman"/>
          <w:sz w:val="24"/>
          <w:szCs w:val="24"/>
        </w:rPr>
        <w:fldChar w:fldCharType="separate"/>
      </w:r>
      <w:r w:rsidR="00F322C1">
        <w:rPr>
          <w:rFonts w:ascii="Times New Roman" w:hAnsi="Times New Roman" w:cs="Times New Roman"/>
          <w:noProof/>
          <w:sz w:val="24"/>
          <w:szCs w:val="24"/>
        </w:rPr>
        <w:t>(29)</w:t>
      </w:r>
      <w:r w:rsidR="007A3D53" w:rsidRPr="0046645E">
        <w:rPr>
          <w:rFonts w:ascii="Times New Roman" w:hAnsi="Times New Roman" w:cs="Times New Roman"/>
          <w:sz w:val="24"/>
          <w:szCs w:val="24"/>
        </w:rPr>
        <w:fldChar w:fldCharType="end"/>
      </w:r>
      <w:r w:rsidR="007A3D53">
        <w:rPr>
          <w:rFonts w:ascii="Times New Roman" w:hAnsi="Times New Roman" w:cs="Times New Roman"/>
          <w:sz w:val="24"/>
          <w:szCs w:val="24"/>
        </w:rPr>
        <w:t xml:space="preserve">. Thus, birds have increasingly become the focus of urban greening programs to restore landscapes for people and nature </w:t>
      </w:r>
      <w:r w:rsidR="007A3D53">
        <w:rPr>
          <w:rFonts w:ascii="Times New Roman" w:hAnsi="Times New Roman" w:cs="Times New Roman"/>
          <w:sz w:val="24"/>
          <w:szCs w:val="24"/>
        </w:rPr>
        <w:fldChar w:fldCharType="begin"/>
      </w:r>
      <w:r w:rsidR="00F322C1">
        <w:rPr>
          <w:rFonts w:ascii="Times New Roman" w:hAnsi="Times New Roman" w:cs="Times New Roman"/>
          <w:sz w:val="24"/>
          <w:szCs w:val="24"/>
        </w:rPr>
        <w:instrText xml:space="preserve"> ADDIN EN.CITE &lt;EndNote&gt;&lt;Cite&gt;&lt;Author&gt;Marzluff&lt;/Author&gt;&lt;Year&gt;2008&lt;/Year&gt;&lt;RecNum&gt;4229&lt;/RecNum&gt;&lt;DisplayText&gt;(30)&lt;/DisplayText&gt;&lt;record&gt;&lt;rec-number&gt;4229&lt;/rec-number&gt;&lt;foreign-keys&gt;&lt;key app="EN" db-id="0tx92atzmzfz91ee2f5xfzeiwz5vpr2zdzzv" timestamp="1602641371"&gt;4229&lt;/key&gt;&lt;/foreign-keys&gt;&lt;ref-type name="Book Section"&gt;5&lt;/ref-type&gt;&lt;contributors&gt;&lt;authors&gt;&lt;author&gt;Marzluff, John M.&lt;/author&gt;&lt;author&gt;Ewing, Kern&lt;/author&gt;&lt;/authors&gt;&lt;secondary-authors&gt;&lt;author&gt;Marzluff, John M.&lt;/author&gt;&lt;author&gt;Shulenberger, Eric&lt;/author&gt;&lt;author&gt;Endlicher, Wilfried&lt;/author&gt;&lt;author&gt;Alberti, Marina&lt;/author&gt;&lt;author&gt;Bradley, Gordon&lt;/author&gt;&lt;author&gt;Ryan, Clare&lt;/author&gt;&lt;author&gt;Simon, Ute&lt;/author&gt;&lt;author&gt;ZumBrunnen, Craig&lt;/author&gt;&lt;/secondary-authors&gt;&lt;/contributors&gt;&lt;titles&gt;&lt;title&gt;Restoration of Fragmented Landscapes for the Conservation of Birds: A General Framework and Specific Recommendations for Urbanizing Landscapes&lt;/title&gt;&lt;secondary-title&gt;Urban Ecology: An International Perspective on the Interaction Between Humans and Nature&lt;/secondary-title&gt;&lt;/titles&gt;&lt;pages&gt;739-755&lt;/pages&gt;&lt;dates&gt;&lt;year&gt;2008&lt;/year&gt;&lt;pub-dates&gt;&lt;date&gt;2008//&lt;/date&gt;&lt;/pub-dates&gt;&lt;/dates&gt;&lt;pub-location&gt;Boston, MA&lt;/pub-location&gt;&lt;publisher&gt;Springer US&lt;/publisher&gt;&lt;isbn&gt;978-0-387-73412-5&lt;/isbn&gt;&lt;urls&gt;&lt;related-urls&gt;&lt;url&gt;https://doi.org/10.1007/978-0-387-73412-5_48&lt;/url&gt;&lt;/related-urls&gt;&lt;/urls&gt;&lt;electronic-resource-num&gt;10.1007/978-0-387-73412-5_48&lt;/electronic-resource-num&gt;&lt;/record&gt;&lt;/Cite&gt;&lt;/EndNote&gt;</w:instrText>
      </w:r>
      <w:r w:rsidR="007A3D53">
        <w:rPr>
          <w:rFonts w:ascii="Times New Roman" w:hAnsi="Times New Roman" w:cs="Times New Roman"/>
          <w:sz w:val="24"/>
          <w:szCs w:val="24"/>
        </w:rPr>
        <w:fldChar w:fldCharType="separate"/>
      </w:r>
      <w:r w:rsidR="00F322C1">
        <w:rPr>
          <w:rFonts w:ascii="Times New Roman" w:hAnsi="Times New Roman" w:cs="Times New Roman"/>
          <w:noProof/>
          <w:sz w:val="24"/>
          <w:szCs w:val="24"/>
        </w:rPr>
        <w:t>(30)</w:t>
      </w:r>
      <w:r w:rsidR="007A3D53">
        <w:rPr>
          <w:rFonts w:ascii="Times New Roman" w:hAnsi="Times New Roman" w:cs="Times New Roman"/>
          <w:sz w:val="24"/>
          <w:szCs w:val="24"/>
        </w:rPr>
        <w:fldChar w:fldCharType="end"/>
      </w:r>
      <w:r w:rsidR="007A3D53">
        <w:rPr>
          <w:rFonts w:ascii="Times New Roman" w:hAnsi="Times New Roman" w:cs="Times New Roman"/>
          <w:sz w:val="24"/>
          <w:szCs w:val="24"/>
        </w:rPr>
        <w:t>.</w:t>
      </w:r>
    </w:p>
    <w:p w14:paraId="0CD805D1" w14:textId="34299661" w:rsidR="008120FD" w:rsidRDefault="00E6243D" w:rsidP="00541D76">
      <w:pPr>
        <w:spacing w:after="60"/>
        <w:ind w:firstLine="720"/>
        <w:rPr>
          <w:rFonts w:ascii="Times New Roman" w:hAnsi="Times New Roman" w:cs="Times New Roman"/>
          <w:sz w:val="24"/>
          <w:szCs w:val="24"/>
          <w:shd w:val="clear" w:color="auto" w:fill="FFFFFF"/>
        </w:rPr>
      </w:pPr>
      <w:r w:rsidRPr="008120FD">
        <w:rPr>
          <w:rFonts w:ascii="Times New Roman" w:eastAsia="Times New Roman" w:hAnsi="Times New Roman" w:cs="Times New Roman"/>
          <w:sz w:val="24"/>
          <w:szCs w:val="24"/>
          <w:highlight w:val="white"/>
        </w:rPr>
        <w:lastRenderedPageBreak/>
        <w:t xml:space="preserve">More than 50% of the population in middle- and high-income countries will suffer from at least one mental health disorder, </w:t>
      </w:r>
      <w:r w:rsidR="00385CC3">
        <w:rPr>
          <w:rFonts w:ascii="Times New Roman" w:eastAsia="Times New Roman" w:hAnsi="Times New Roman" w:cs="Times New Roman"/>
          <w:sz w:val="24"/>
          <w:szCs w:val="24"/>
          <w:highlight w:val="white"/>
        </w:rPr>
        <w:t xml:space="preserve">and many </w:t>
      </w:r>
      <w:r w:rsidR="002B53AA">
        <w:rPr>
          <w:rFonts w:ascii="Times New Roman" w:eastAsia="Times New Roman" w:hAnsi="Times New Roman" w:cs="Times New Roman"/>
          <w:sz w:val="24"/>
          <w:szCs w:val="24"/>
          <w:highlight w:val="white"/>
        </w:rPr>
        <w:t xml:space="preserve">environmental </w:t>
      </w:r>
      <w:r w:rsidR="00385CC3">
        <w:rPr>
          <w:rFonts w:ascii="Times New Roman" w:eastAsia="Times New Roman" w:hAnsi="Times New Roman" w:cs="Times New Roman"/>
          <w:sz w:val="24"/>
          <w:szCs w:val="24"/>
          <w:highlight w:val="white"/>
        </w:rPr>
        <w:t>factors</w:t>
      </w:r>
      <w:r w:rsidR="00CB6F21">
        <w:rPr>
          <w:rFonts w:ascii="Times New Roman" w:eastAsia="Times New Roman" w:hAnsi="Times New Roman" w:cs="Times New Roman"/>
          <w:sz w:val="24"/>
          <w:szCs w:val="24"/>
          <w:highlight w:val="white"/>
        </w:rPr>
        <w:t>, including exposure to nature,</w:t>
      </w:r>
      <w:r w:rsidR="00385CC3">
        <w:rPr>
          <w:rFonts w:ascii="Times New Roman" w:eastAsia="Times New Roman" w:hAnsi="Times New Roman" w:cs="Times New Roman"/>
          <w:sz w:val="24"/>
          <w:szCs w:val="24"/>
          <w:highlight w:val="white"/>
        </w:rPr>
        <w:t xml:space="preserve"> play a role</w:t>
      </w:r>
      <w:r w:rsidRPr="008120FD">
        <w:rPr>
          <w:rFonts w:ascii="Times New Roman" w:eastAsia="Times New Roman" w:hAnsi="Times New Roman" w:cs="Times New Roman"/>
          <w:sz w:val="24"/>
          <w:szCs w:val="24"/>
          <w:highlight w:val="white"/>
        </w:rPr>
        <w:t xml:space="preserve"> (</w:t>
      </w:r>
      <w:proofErr w:type="spellStart"/>
      <w:r w:rsidRPr="008120FD">
        <w:rPr>
          <w:rFonts w:ascii="Times New Roman" w:eastAsia="Times New Roman" w:hAnsi="Times New Roman" w:cs="Times New Roman"/>
          <w:sz w:val="24"/>
          <w:szCs w:val="24"/>
          <w:highlight w:val="white"/>
        </w:rPr>
        <w:t>Trautmann</w:t>
      </w:r>
      <w:proofErr w:type="spellEnd"/>
      <w:r w:rsidRPr="008120FD">
        <w:rPr>
          <w:rFonts w:ascii="Times New Roman" w:eastAsia="Times New Roman" w:hAnsi="Times New Roman" w:cs="Times New Roman"/>
          <w:sz w:val="24"/>
          <w:szCs w:val="24"/>
          <w:highlight w:val="white"/>
        </w:rPr>
        <w:t xml:space="preserve"> et al. 2016). </w:t>
      </w:r>
      <w:r w:rsidR="00947D2D" w:rsidRPr="008120FD">
        <w:rPr>
          <w:rFonts w:ascii="Times New Roman" w:hAnsi="Times New Roman" w:cs="Times New Roman"/>
          <w:sz w:val="24"/>
          <w:szCs w:val="24"/>
          <w:shd w:val="clear" w:color="auto" w:fill="FFFFFF"/>
        </w:rPr>
        <w:t xml:space="preserve">Neighborhood characteristics and geographic inequalities have surpassed genetic factors in predicting mental health outcomes, in particular the characteristics of the urban environment </w:t>
      </w:r>
      <w:r w:rsidR="00947D2D" w:rsidRPr="008120FD">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&lt;EndNote&gt;&lt;Cite&gt;&lt;Author&gt;Belsky&lt;/Author&gt;&lt;Year&gt;2019&lt;/Year&gt;&lt;RecNum&gt;4233&lt;/RecNum&gt;&lt;DisplayText&gt;(31)&lt;/DisplayText&gt;&lt;record&gt;&lt;rec-number&gt;4233&lt;/rec-number&gt;&lt;foreign-keys&gt;&lt;key app="EN" db-id="0tx92atzmzfz91ee2f5xfzeiwz5vpr2zdzzv" timestamp="1602707766"&gt;4233&lt;/key&gt;&lt;/foreign-keys&gt;&lt;ref-type name="Journal Article"&gt;17&lt;/ref-type&gt;&lt;contributors&gt;&lt;authors&gt;&lt;author&gt;Belsky, Daniel W.&lt;/author&gt;&lt;author&gt;Caspi, Avshalom&lt;/author&gt;&lt;author&gt;Arseneault, Louise&lt;/author&gt;&lt;author&gt;Corcoran, David L.&lt;/author&gt;&lt;author&gt;Domingue, Benjamin W.&lt;/author&gt;&lt;author&gt;Harris, Kathleen Mullan&lt;/author&gt;&lt;author&gt;Houts, Renate M.&lt;/author&gt;&lt;author&gt;Mill, Jonathan S.&lt;/author&gt;&lt;author&gt;Moffitt, Terrie E.&lt;/author&gt;&lt;author&gt;Prinz, Joseph&lt;/author&gt;&lt;author&gt;Sugden, Karen&lt;/author&gt;&lt;author&gt;Wertz, Jasmin&lt;/author&gt;&lt;author&gt;Williams, Benjamin&lt;/author&gt;&lt;author&gt;Odgers, Candice L.&lt;/author&gt;&lt;/authors&gt;&lt;/contributors&gt;&lt;titles&gt;&lt;title&gt;Genetics and the geography of health, behaviour and attainment&lt;/title&gt;&lt;secondary-title&gt;Nature Human Behaviour&lt;/secondary-title&gt;&lt;/titles&gt;&lt;periodical&gt;&lt;full-title&gt;Nature Human Behaviour&lt;/full-title&gt;&lt;/periodical&gt;&lt;pages&gt;576-586&lt;/pages&gt;&lt;volume&gt;3&lt;/volume&gt;&lt;number&gt;6&lt;/number&gt;&lt;dates&gt;&lt;year&gt;2019&lt;/year&gt;&lt;pub-dates&gt;&lt;date&gt;2019/06/01&lt;/date&gt;&lt;/pub-dates&gt;&lt;/dates&gt;&lt;isbn&gt;2397-3374&lt;/isbn&gt;&lt;urls&gt;&lt;related-urls&gt;&lt;url&gt;https://doi.org/10.1038/s41562-019-0562-1&lt;/url&gt;&lt;/related-urls&gt;&lt;/urls&gt;&lt;electronic-resource-num&gt;10.1038/s41562-019-0562-1&lt;/electronic-resource-num&gt;&lt;/record&gt;&lt;/Cite&gt;&lt;/EndNote&gt;</w:instrText>
      </w:r>
      <w:r w:rsidR="00947D2D" w:rsidRPr="008120FD">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(31)</w:t>
      </w:r>
      <w:r w:rsidR="00947D2D" w:rsidRPr="008120FD">
        <w:rPr>
          <w:rFonts w:ascii="Times New Roman" w:hAnsi="Times New Roman" w:cs="Times New Roman"/>
          <w:sz w:val="24"/>
          <w:szCs w:val="24"/>
          <w:shd w:val="clear" w:color="auto" w:fill="FFFFFF"/>
        </w:rPr>
        <w:fldChar w:fldCharType="end"/>
      </w:r>
      <w:r w:rsidR="00947D2D" w:rsidRPr="008120FD">
        <w:rPr>
          <w:rFonts w:ascii="Times New Roman" w:hAnsi="Times New Roman" w:cs="Times New Roman"/>
          <w:sz w:val="24"/>
          <w:szCs w:val="24"/>
          <w:shd w:val="clear" w:color="auto" w:fill="FFFFFF"/>
        </w:rPr>
        <w:t>.</w:t>
      </w:r>
      <w:r w:rsidR="00947D2D">
        <w:rPr>
          <w:rFonts w:ascii="Times New Roman" w:hAnsi="Times New Roman" w:cs="Times New Roman"/>
          <w:sz w:val="24"/>
          <w:szCs w:val="24"/>
          <w:shd w:val="clear" w:color="auto" w:fill="FFFFFF"/>
        </w:rPr>
        <w:t xml:space="preserve"> </w:t>
      </w:r>
      <w:r w:rsidRPr="008120FD">
        <w:rPr>
          <w:rFonts w:ascii="Times New Roman" w:eastAsia="Times New Roman" w:hAnsi="Times New Roman" w:cs="Times New Roman"/>
          <w:sz w:val="24"/>
          <w:szCs w:val="24"/>
          <w:highlight w:val="white"/>
        </w:rPr>
        <w:t xml:space="preserve">In Canada, approximately 1 in 5 Canadians </w:t>
      </w:r>
      <w:r w:rsidR="008120FD" w:rsidRPr="008120FD">
        <w:rPr>
          <w:rFonts w:ascii="Times New Roman" w:eastAsia="Times New Roman" w:hAnsi="Times New Roman" w:cs="Times New Roman"/>
          <w:sz w:val="24"/>
          <w:szCs w:val="24"/>
          <w:highlight w:val="white"/>
        </w:rPr>
        <w:t>are affected by mental illness</w:t>
      </w:r>
      <w:r w:rsidR="00995D15" w:rsidRPr="008120FD">
        <w:rPr>
          <w:rFonts w:ascii="Times New Roman" w:hAnsi="Times New Roman" w:cs="Times New Roman"/>
          <w:sz w:val="24"/>
          <w:szCs w:val="24"/>
          <w:shd w:val="clear" w:color="auto" w:fill="FFFFFF"/>
        </w:rPr>
        <w:t xml:space="preserve">, costing upwards of 50 billion dollars annually and driving higher rates of disability and mortality </w:t>
      </w:r>
      <w:r w:rsidR="00995D15" w:rsidRPr="008120FD">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&lt;EndNote&gt;&lt;Cite&gt;&lt;Author&gt;Smetanin&lt;/Author&gt;&lt;Year&gt;2011&lt;/Year&gt;&lt;RecNum&gt;4209&lt;/RecNum&gt;&lt;DisplayText&gt;(32, 33)&lt;/DisplayText&gt;&lt;record&gt;&lt;rec-number&gt;4209&lt;/rec-number&gt;&lt;foreign-keys&gt;&lt;key app="EN" db-id="0tx92atzmzfz91ee2f5xfzeiwz5vpr2zdzzv" timestamp="1602265245"&gt;4209&lt;/key&gt;&lt;/foreign-keys&gt;&lt;ref-type name="Report"&gt;27&lt;/ref-type&gt;&lt;contributors&gt;&lt;authors&gt;&lt;author&gt;Smetanin, P.&lt;/author&gt;&lt;author&gt;Stiff, D.&lt;/author&gt;&lt;author&gt;Briante, C.&lt;/author&gt;&lt;author&gt;Adair, C.E.&lt;/author&gt;&lt;author&gt;Ahmad, S. &lt;/author&gt;&lt;author&gt;Khan, M.&lt;/author&gt;&lt;/authors&gt;&lt;/contributors&gt;&lt;titles&gt;&lt;title&gt;The life and economic impact of major mental illnesses in Canada: 2011-2041&lt;/title&gt;&lt;/titles&gt;&lt;dates&gt;&lt;year&gt;2011&lt;/year&gt;&lt;/dates&gt;&lt;pub-location&gt;Toronto, Canada&lt;/pub-location&gt;&lt;publisher&gt;RiskAnalytica prepared for the Mental Health Commission of Canada&lt;/publisher&gt;&lt;urls&gt;&lt;related-urls&gt;&lt;url&gt;https://www.mentalhealthcommission.ca/sites/default/files/MHCC_Report_Base_Case_FINAL_ENG_0_0.pdf&lt;/url&gt;&lt;/related-urls&gt;&lt;/urls&gt;&lt;access-date&gt;October, 2020&lt;/access-date&gt;&lt;/record&gt;&lt;/Cite&gt;&lt;Cite&gt;&lt;Author&gt;Lim&lt;/Author&gt;&lt;Year&gt;2008&lt;/Year&gt;&lt;RecNum&gt;4210&lt;/RecNum&gt;&lt;record&gt;&lt;rec-number&gt;4210&lt;/rec-number&gt;&lt;foreign-keys&gt;&lt;key app="EN" db-id="0tx92atzmzfz91ee2f5xfzeiwz5vpr2zdzzv" timestamp="1602265381"&gt;4210&lt;/key&gt;&lt;/foreign-keys&gt;&lt;ref-type name="Journal Article"&gt;17&lt;/ref-type&gt;&lt;contributors&gt;&lt;authors&gt;&lt;author&gt;Lim, K. L.&lt;/author&gt;&lt;author&gt;Jacobs, P.&lt;/author&gt;&lt;author&gt;Ohinmaa, Arto&lt;/author&gt;&lt;author&gt;Schopflocher, Don&lt;/author&gt;&lt;author&gt;Dewa, Carolyn&lt;/author&gt;&lt;/authors&gt;&lt;/contributors&gt;&lt;titles&gt;&lt;title&gt;A new population-based measure of the economic burden of mental illness in Canada&lt;/title&gt;&lt;secondary-title&gt;Chronic diseases in Canada&lt;/secondary-title&gt;&lt;/titles&gt;&lt;periodical&gt;&lt;full-title&gt;Chronic diseases in Canada&lt;/full-title&gt;&lt;/periodical&gt;&lt;pages&gt;92-8&lt;/pages&gt;&lt;volume&gt;28&lt;/volume&gt;&lt;dates&gt;&lt;year&gt;2008&lt;/year&gt;&lt;pub-dates&gt;&lt;date&gt;02/01&lt;/date&gt;&lt;/pub-dates&gt;&lt;/dates&gt;&lt;urls&gt;&lt;/urls&gt;&lt;/record&gt;&lt;/Cite&gt;&lt;/EndNote&gt;</w:instrText>
      </w:r>
      <w:r w:rsidR="00995D15" w:rsidRPr="008120FD">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(32, 33)</w:t>
      </w:r>
      <w:r w:rsidR="00995D15" w:rsidRPr="008120FD">
        <w:rPr>
          <w:rFonts w:ascii="Times New Roman" w:hAnsi="Times New Roman" w:cs="Times New Roman"/>
          <w:sz w:val="24"/>
          <w:szCs w:val="24"/>
          <w:shd w:val="clear" w:color="auto" w:fill="FFFFFF"/>
        </w:rPr>
        <w:fldChar w:fldCharType="end"/>
      </w:r>
      <w:r w:rsidR="00995D15" w:rsidRPr="008120FD">
        <w:rPr>
          <w:rFonts w:ascii="Times New Roman" w:hAnsi="Times New Roman" w:cs="Times New Roman"/>
          <w:sz w:val="24"/>
          <w:szCs w:val="24"/>
          <w:shd w:val="clear" w:color="auto" w:fill="FFFFFF"/>
        </w:rPr>
        <w:t>. As the population continues to age and urbanize, it is estimated that within a generation</w:t>
      </w:r>
      <w:r w:rsidR="00F6263D">
        <w:rPr>
          <w:rFonts w:ascii="Times New Roman" w:hAnsi="Times New Roman" w:cs="Times New Roman"/>
          <w:sz w:val="24"/>
          <w:szCs w:val="24"/>
          <w:shd w:val="clear" w:color="auto" w:fill="FFFFFF"/>
        </w:rPr>
        <w:t>,</w:t>
      </w:r>
      <w:r w:rsidR="00995D15" w:rsidRPr="008120FD">
        <w:rPr>
          <w:rFonts w:ascii="Times New Roman" w:hAnsi="Times New Roman" w:cs="Times New Roman"/>
          <w:sz w:val="24"/>
          <w:szCs w:val="24"/>
          <w:shd w:val="clear" w:color="auto" w:fill="FFFFFF"/>
        </w:rPr>
        <w:t xml:space="preserve"> 8.9 million Canadians will be living with a mental </w:t>
      </w:r>
      <w:commentRangeStart w:id="19"/>
      <w:r w:rsidR="00995D15" w:rsidRPr="008120FD">
        <w:rPr>
          <w:rFonts w:ascii="Times New Roman" w:hAnsi="Times New Roman" w:cs="Times New Roman"/>
          <w:sz w:val="24"/>
          <w:szCs w:val="24"/>
          <w:shd w:val="clear" w:color="auto" w:fill="FFFFFF"/>
        </w:rPr>
        <w:t xml:space="preserve">illness </w:t>
      </w:r>
      <w:r w:rsidR="00995D15" w:rsidRPr="008120FD">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&lt;EndNote&gt;&lt;Cite&gt;&lt;Author&gt;Smetanin&lt;/Author&gt;&lt;Year&gt;2011&lt;/Year&gt;&lt;RecNum&gt;4209&lt;/RecNum&gt;&lt;DisplayText&gt;(32)&lt;/DisplayText&gt;&lt;record&gt;&lt;rec-number&gt;4209&lt;/rec-number&gt;&lt;foreign-keys&gt;&lt;key app="EN" db-id="0tx92atzmzfz91ee2f5xfzeiwz5vpr2zdzzv" timestamp="1602265245"&gt;4209&lt;/key&gt;&lt;/foreign-keys&gt;&lt;ref-type name="Report"&gt;27&lt;/ref-type&gt;&lt;contributors&gt;&lt;authors&gt;&lt;author&gt;Smetanin, P.&lt;/author&gt;&lt;author&gt;Stiff, D.&lt;/author&gt;&lt;author&gt;Briante, C.&lt;/author&gt;&lt;author&gt;Adair, C.E.&lt;/author&gt;&lt;author&gt;Ahmad, S. &lt;/author&gt;&lt;author&gt;Khan, M.&lt;/author&gt;&lt;/authors&gt;&lt;/contributors&gt;&lt;titles&gt;&lt;title&gt;The life and economic impact of major mental illnesses in Canada: 2011-2041&lt;/title&gt;&lt;/titles&gt;&lt;dates&gt;&lt;year&gt;2011&lt;/year&gt;&lt;/dates&gt;&lt;pub-location&gt;Toronto, Canada&lt;/pub-location&gt;&lt;publisher&gt;RiskAnalytica prepared for the Mental Health Commission of Canada&lt;/publisher&gt;&lt;urls&gt;&lt;related-urls&gt;&lt;url&gt;https://www.mentalhealthcommission.ca/sites/default/files/MHCC_Report_Base_Case_FINAL_ENG_0_0.pdf&lt;/url&gt;&lt;/related-urls&gt;&lt;/urls&gt;&lt;access-date&gt;October, 2020&lt;/access-date&gt;&lt;/record&gt;&lt;/Cite&gt;&lt;/EndNote&gt;</w:instrText>
      </w:r>
      <w:r w:rsidR="00995D15" w:rsidRPr="008120FD">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(32)</w:t>
      </w:r>
      <w:r w:rsidR="00995D15" w:rsidRPr="008120FD">
        <w:rPr>
          <w:rFonts w:ascii="Times New Roman" w:hAnsi="Times New Roman" w:cs="Times New Roman"/>
          <w:sz w:val="24"/>
          <w:szCs w:val="24"/>
          <w:shd w:val="clear" w:color="auto" w:fill="FFFFFF"/>
        </w:rPr>
        <w:fldChar w:fldCharType="end"/>
      </w:r>
      <w:r w:rsidR="00995D15" w:rsidRPr="008120FD">
        <w:rPr>
          <w:rFonts w:ascii="Times New Roman" w:hAnsi="Times New Roman" w:cs="Times New Roman"/>
          <w:sz w:val="24"/>
          <w:szCs w:val="24"/>
          <w:shd w:val="clear" w:color="auto" w:fill="FFFFFF"/>
        </w:rPr>
        <w:t xml:space="preserve">. </w:t>
      </w:r>
      <w:commentRangeEnd w:id="19"/>
      <w:r w:rsidR="00284DB5">
        <w:rPr>
          <w:rStyle w:val="CommentReference"/>
        </w:rPr>
        <w:commentReference w:id="19"/>
      </w:r>
      <w:r w:rsidR="00995D15" w:rsidRPr="008120FD">
        <w:rPr>
          <w:rFonts w:ascii="Times New Roman" w:hAnsi="Times New Roman" w:cs="Times New Roman"/>
          <w:sz w:val="24"/>
          <w:szCs w:val="24"/>
          <w:shd w:val="clear" w:color="auto" w:fill="FFFFFF"/>
        </w:rPr>
        <w:t xml:space="preserve">Mental health issues have become prevalent during the COVID-19 pandemic and demand for treatment has risen steeply </w:t>
      </w:r>
      <w:r w:rsidR="00995D15" w:rsidRPr="008120FD">
        <w:rPr>
          <w:rFonts w:ascii="Times New Roman" w:hAnsi="Times New Roman" w:cs="Times New Roman"/>
          <w:sz w:val="24"/>
          <w:szCs w:val="24"/>
          <w:shd w:val="clear" w:color="auto" w:fill="FFFFFF"/>
        </w:rPr>
        <w:fldChar w:fldCharType="begin"/>
      </w:r>
      <w:r w:rsidR="002B53AA">
        <w:rPr>
          <w:rFonts w:ascii="Times New Roman" w:hAnsi="Times New Roman" w:cs="Times New Roman"/>
          <w:sz w:val="24"/>
          <w:szCs w:val="24"/>
          <w:shd w:val="clear" w:color="auto" w:fill="FFFFFF"/>
        </w:rPr>
        <w:instrText xml:space="preserve"> ADDIN EN.CITE &lt;EndNote&gt;&lt;Cite&gt;&lt;Author&gt;Statistics Canada&lt;/Author&gt;&lt;Year&gt;2022&lt;/Year&gt;&lt;RecNum&gt;4900&lt;/RecNum&gt;&lt;DisplayText&gt;(34)&lt;/DisplayText&gt;&lt;record&gt;&lt;rec-number&gt;4900&lt;/rec-number&gt;&lt;foreign-keys&gt;&lt;key app="EN" db-id="0tx92atzmzfz91ee2f5xfzeiwz5vpr2zdzzv" timestamp="1675800885"&gt;4900&lt;/key&gt;&lt;/foreign-keys&gt;&lt;ref-type name="Web Page"&gt;12&lt;/ref-type&gt;&lt;contributors&gt;&lt;authors&gt;&lt;author&gt;Statistics Canada,&lt;/author&gt;&lt;/authors&gt;&lt;/contributors&gt;&lt;titles&gt;&lt;title&gt;Self-rated mental health decreases after another year of the COVID-19 pandemic&lt;/title&gt;&lt;/titles&gt;&lt;volume&gt;2023&lt;/volume&gt;&lt;number&gt;February 7&lt;/number&gt;&lt;dates&gt;&lt;year&gt;2022&lt;/year&gt;&lt;/dates&gt;&lt;urls&gt;&lt;related-urls&gt;&lt;url&gt;https://www150.statcan.gc.ca/n1/daily-quotidien/220607/dq220607e-eng.htm&lt;/url&gt;&lt;/related-urls&gt;&lt;/urls&gt;&lt;/record&gt;&lt;/Cite&gt;&lt;/EndNote&gt;</w:instrText>
      </w:r>
      <w:r w:rsidR="00995D15" w:rsidRPr="008120FD">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(34)</w:t>
      </w:r>
      <w:r w:rsidR="00995D15" w:rsidRPr="008120FD">
        <w:rPr>
          <w:rFonts w:ascii="Times New Roman" w:hAnsi="Times New Roman" w:cs="Times New Roman"/>
          <w:sz w:val="24"/>
          <w:szCs w:val="24"/>
          <w:shd w:val="clear" w:color="auto" w:fill="FFFFFF"/>
        </w:rPr>
        <w:fldChar w:fldCharType="end"/>
      </w:r>
      <w:r w:rsidR="00995D15" w:rsidRPr="008120FD">
        <w:rPr>
          <w:rFonts w:ascii="Times New Roman" w:hAnsi="Times New Roman" w:cs="Times New Roman"/>
          <w:sz w:val="24"/>
          <w:szCs w:val="24"/>
          <w:shd w:val="clear" w:color="auto" w:fill="FFFFFF"/>
        </w:rPr>
        <w:t>. Because the ability to provide primary care to treat mental illness is insufficient to meet growing demand, public health approaches are increasingly</w:t>
      </w:r>
      <w:r w:rsidR="00F6263D">
        <w:rPr>
          <w:rFonts w:ascii="Times New Roman" w:hAnsi="Times New Roman" w:cs="Times New Roman"/>
          <w:sz w:val="24"/>
          <w:szCs w:val="24"/>
          <w:shd w:val="clear" w:color="auto" w:fill="FFFFFF"/>
        </w:rPr>
        <w:t xml:space="preserve"> being</w:t>
      </w:r>
      <w:r w:rsidR="00995D15" w:rsidRPr="008120FD">
        <w:rPr>
          <w:rFonts w:ascii="Times New Roman" w:hAnsi="Times New Roman" w:cs="Times New Roman"/>
          <w:sz w:val="24"/>
          <w:szCs w:val="24"/>
          <w:shd w:val="clear" w:color="auto" w:fill="FFFFFF"/>
        </w:rPr>
        <w:t xml:space="preserve"> explored as alternatives </w:t>
      </w:r>
      <w:r w:rsidR="00995D15" w:rsidRPr="008120FD">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&lt;EndNote&gt;&lt;Cite&gt;&lt;Author&gt;WHO&lt;/Author&gt;&lt;Year&gt;2013&lt;/Year&gt;&lt;RecNum&gt;4232&lt;/RecNum&gt;&lt;DisplayText&gt;(35)&lt;/DisplayText&gt;&lt;record&gt;&lt;rec-number&gt;4232&lt;/rec-number&gt;&lt;foreign-keys&gt;&lt;key app="EN" db-id="0tx92atzmzfz91ee2f5xfzeiwz5vpr2zdzzv" timestamp="1602707466"&gt;4232&lt;/key&gt;&lt;/foreign-keys&gt;&lt;ref-type name="Report"&gt;27&lt;/ref-type&gt;&lt;contributors&gt;&lt;authors&gt;&lt;author&gt;WHO,&lt;/author&gt;&lt;/authors&gt;&lt;/contributors&gt;&lt;titles&gt;&lt;title&gt;Mental Health Action Plan 2013–2020&lt;/title&gt;&lt;/titles&gt;&lt;dates&gt;&lt;year&gt;2013&lt;/year&gt;&lt;/dates&gt;&lt;pub-location&gt;Geneva, Switzerland&lt;/pub-location&gt;&lt;publisher&gt;World Health Organization&lt;/publisher&gt;&lt;urls&gt;&lt;related-urls&gt;&lt;url&gt;https://www.who.int/mental_health/action_plan_2013/en/&lt;/url&gt;&lt;/related-urls&gt;&lt;/urls&gt;&lt;access-date&gt;October 14, 2020&lt;/access-date&gt;&lt;/record&gt;&lt;/Cite&gt;&lt;/EndNote&gt;</w:instrText>
      </w:r>
      <w:r w:rsidR="00995D15" w:rsidRPr="008120FD">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(35)</w:t>
      </w:r>
      <w:r w:rsidR="00995D15" w:rsidRPr="008120FD">
        <w:rPr>
          <w:rFonts w:ascii="Times New Roman" w:hAnsi="Times New Roman" w:cs="Times New Roman"/>
          <w:sz w:val="24"/>
          <w:szCs w:val="24"/>
          <w:shd w:val="clear" w:color="auto" w:fill="FFFFFF"/>
        </w:rPr>
        <w:fldChar w:fldCharType="end"/>
      </w:r>
      <w:r w:rsidR="00995D15" w:rsidRPr="008120FD">
        <w:rPr>
          <w:rFonts w:ascii="Times New Roman" w:hAnsi="Times New Roman" w:cs="Times New Roman"/>
          <w:sz w:val="24"/>
          <w:szCs w:val="24"/>
          <w:shd w:val="clear" w:color="auto" w:fill="FFFFFF"/>
        </w:rPr>
        <w:t xml:space="preserve">. </w:t>
      </w:r>
    </w:p>
    <w:p w14:paraId="0AD1D1E0" w14:textId="2A494F8E" w:rsidR="00206F28" w:rsidRDefault="00464E58" w:rsidP="00541D76">
      <w:pPr>
        <w:spacing w:after="60"/>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Given the recognition of the link between health and nature, and mounting environmental and mental health crises, </w:t>
      </w:r>
      <w:r w:rsidR="00206F28">
        <w:rPr>
          <w:rFonts w:ascii="Times New Roman" w:hAnsi="Times New Roman" w:cs="Times New Roman"/>
          <w:sz w:val="24"/>
          <w:szCs w:val="24"/>
          <w:shd w:val="clear" w:color="auto" w:fill="FFFFFF"/>
        </w:rPr>
        <w:t xml:space="preserve">nature-based </w:t>
      </w:r>
      <w:r>
        <w:rPr>
          <w:rFonts w:ascii="Times New Roman" w:hAnsi="Times New Roman" w:cs="Times New Roman"/>
          <w:sz w:val="24"/>
          <w:szCs w:val="24"/>
          <w:shd w:val="clear" w:color="auto" w:fill="FFFFFF"/>
        </w:rPr>
        <w:t xml:space="preserve">programs that address both of these issues </w:t>
      </w:r>
      <w:r w:rsidR="003B271C">
        <w:rPr>
          <w:rFonts w:ascii="Times New Roman" w:hAnsi="Times New Roman" w:cs="Times New Roman"/>
          <w:sz w:val="24"/>
          <w:szCs w:val="24"/>
          <w:shd w:val="clear" w:color="auto" w:fill="FFFFFF"/>
        </w:rPr>
        <w:t>are becoming increasingly important</w:t>
      </w:r>
      <w:r w:rsidR="0049145E">
        <w:rPr>
          <w:rFonts w:ascii="Times New Roman" w:hAnsi="Times New Roman" w:cs="Times New Roman"/>
          <w:sz w:val="24"/>
          <w:szCs w:val="24"/>
          <w:shd w:val="clear" w:color="auto" w:fill="FFFFFF"/>
        </w:rPr>
        <w:t xml:space="preserve"> </w:t>
      </w:r>
      <w:r w:rsidR="0049145E">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&lt;EndNote&gt;&lt;Cite&gt;&lt;Author&gt;Colléony&lt;/Author&gt;&lt;Year&gt;2017&lt;/Year&gt;&lt;RecNum&gt;3640&lt;/RecNum&gt;&lt;DisplayText&gt;(36)&lt;/DisplayText&gt;&lt;record&gt;&lt;rec-number&gt;3640&lt;/rec-number&gt;&lt;foreign-keys&gt;&lt;key app="EN" db-id="0tx92atzmzfz91ee2f5xfzeiwz5vpr2zdzzv" timestamp="1556716378"&gt;3640&lt;/key&gt;&lt;/foreign-keys&gt;&lt;ref-type name="Journal Article"&gt;17&lt;/ref-type&gt;&lt;contributors&gt;&lt;authors&gt;&lt;author&gt;Colléony, Agathe&lt;/author&gt;&lt;author&gt;Clayton, Susan&lt;/author&gt;&lt;author&gt;Couvet, Denis&lt;/author&gt;&lt;author&gt;Saint Jalme, Michel&lt;/author&gt;&lt;author&gt;Prévot, Anne-Caroline&lt;/author&gt;&lt;/authors&gt;&lt;/contributors&gt;&lt;titles&gt;&lt;title&gt;Human preferences for species conservation: Animal charisma trumps endangered status&lt;/title&gt;&lt;secondary-title&gt;Biological Conservation&lt;/secondary-title&gt;&lt;/titles&gt;&lt;periodical&gt;&lt;full-title&gt;Biological Conservation&lt;/full-title&gt;&lt;abbr-1&gt;Biol. Conserv.&lt;/abbr-1&gt;&lt;/periodical&gt;&lt;pages&gt;263-269&lt;/pages&gt;&lt;volume&gt;206&lt;/volume&gt;&lt;keywords&gt;&lt;keyword&gt;Animal adoption program&lt;/keyword&gt;&lt;keyword&gt;Charisma&lt;/keyword&gt;&lt;keyword&gt;Conservation status&lt;/keyword&gt;&lt;keyword&gt;Phylogenetic distance&lt;/keyword&gt;&lt;keyword&gt;Willingness-to-pay&lt;/keyword&gt;&lt;keyword&gt;Zoo&lt;/keyword&gt;&lt;/keywords&gt;&lt;dates&gt;&lt;year&gt;2017&lt;/year&gt;&lt;pub-dates&gt;&lt;date&gt;2017/02/01/&lt;/date&gt;&lt;/pub-dates&gt;&lt;/dates&gt;&lt;isbn&gt;0006-3207&lt;/isbn&gt;&lt;urls&gt;&lt;related-urls&gt;&lt;url&gt;http://www.sciencedirect.com/science/article/pii/S0006320716309302&lt;/url&gt;&lt;/related-urls&gt;&lt;/urls&gt;&lt;electronic-resource-num&gt;https://doi.org/10.1016/j.biocon.2016.11.035&lt;/electronic-resource-num&gt;&lt;/record&gt;&lt;/Cite&gt;&lt;/EndNote&gt;</w:instrText>
      </w:r>
      <w:r w:rsidR="0049145E">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(36)</w:t>
      </w:r>
      <w:r w:rsidR="0049145E">
        <w:rPr>
          <w:rFonts w:ascii="Times New Roman" w:hAnsi="Times New Roman" w:cs="Times New Roman"/>
          <w:sz w:val="24"/>
          <w:szCs w:val="24"/>
          <w:shd w:val="clear" w:color="auto" w:fill="FFFFFF"/>
        </w:rPr>
        <w:fldChar w:fldCharType="end"/>
      </w:r>
      <w:r w:rsidR="003B271C">
        <w:rPr>
          <w:rFonts w:ascii="Times New Roman" w:hAnsi="Times New Roman" w:cs="Times New Roman"/>
          <w:sz w:val="24"/>
          <w:szCs w:val="24"/>
          <w:shd w:val="clear" w:color="auto" w:fill="FFFFFF"/>
        </w:rPr>
        <w:t xml:space="preserve">. </w:t>
      </w:r>
      <w:r w:rsidR="00E638AA">
        <w:rPr>
          <w:rFonts w:ascii="Times New Roman" w:hAnsi="Times New Roman" w:cs="Times New Roman"/>
          <w:sz w:val="24"/>
          <w:szCs w:val="24"/>
          <w:shd w:val="clear" w:color="auto" w:fill="FFFFFF"/>
        </w:rPr>
        <w:t>Nature-based solutions</w:t>
      </w:r>
      <w:r w:rsidR="0049145E">
        <w:rPr>
          <w:rFonts w:ascii="Times New Roman" w:hAnsi="Times New Roman" w:cs="Times New Roman"/>
          <w:sz w:val="24"/>
          <w:szCs w:val="24"/>
          <w:shd w:val="clear" w:color="auto" w:fill="FFFFFF"/>
        </w:rPr>
        <w:t xml:space="preserve"> </w:t>
      </w:r>
      <w:r w:rsidR="0049145E">
        <w:rPr>
          <w:rFonts w:ascii="Times New Roman" w:hAnsi="Times New Roman" w:cs="Times New Roman"/>
          <w:noProof/>
          <w:sz w:val="24"/>
          <w:szCs w:val="24"/>
          <w:shd w:val="clear" w:color="auto" w:fill="FFFFFF"/>
        </w:rPr>
        <w:t>aim to protect, restore, and create biodiversity while addressing societal challenges</w:t>
      </w:r>
      <w:r w:rsidR="00E638AA">
        <w:rPr>
          <w:rFonts w:ascii="Times New Roman" w:hAnsi="Times New Roman" w:cs="Times New Roman"/>
          <w:sz w:val="24"/>
          <w:szCs w:val="24"/>
          <w:shd w:val="clear" w:color="auto" w:fill="FFFFFF"/>
        </w:rPr>
        <w:t xml:space="preserve"> </w:t>
      </w:r>
      <w:r w:rsidR="00E638AA">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&lt;EndNote&gt;&lt;Cite&gt;&lt;Author&gt;Cohen-Shacham&lt;/Author&gt;&lt;Year&gt;2016&lt;/Year&gt;&lt;RecNum&gt;4602&lt;/RecNum&gt;&lt;DisplayText&gt;(37)&lt;/DisplayText&gt;&lt;record&gt;&lt;rec-number&gt;4602&lt;/rec-number&gt;&lt;foreign-keys&gt;&lt;key app="EN" db-id="0tx92atzmzfz91ee2f5xfzeiwz5vpr2zdzzv" timestamp="1619793171"&gt;4602&lt;/key&gt;&lt;/foreign-keys&gt;&lt;ref-type name="Book"&gt;6&lt;/ref-type&gt;&lt;contributors&gt;&lt;authors&gt;&lt;author&gt;Cohen-Shacham, E.&lt;/author&gt;&lt;author&gt;Walters, G. &lt;/author&gt;&lt;author&gt;Janzen, C.&lt;/author&gt;&lt;author&gt;Maginnis, S.&lt;/author&gt;&lt;/authors&gt;&lt;/contributors&gt;&lt;titles&gt;&lt;title&gt;Nature-based Solutions to address global societal challenges&lt;/title&gt;&lt;/titles&gt;&lt;dates&gt;&lt;year&gt;2016&lt;/year&gt;&lt;/dates&gt;&lt;pub-location&gt;Gland, Switzerland&lt;/pub-location&gt;&lt;publisher&gt; International Union for the Conservation of Nature. xiii + 97pp.&lt;/publisher&gt;&lt;urls&gt;&lt;/urls&gt;&lt;/record&gt;&lt;/Cite&gt;&lt;/EndNote&gt;</w:instrText>
      </w:r>
      <w:r w:rsidR="00E638AA">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(37)</w:t>
      </w:r>
      <w:r w:rsidR="00E638AA">
        <w:rPr>
          <w:rFonts w:ascii="Times New Roman" w:hAnsi="Times New Roman" w:cs="Times New Roman"/>
          <w:sz w:val="24"/>
          <w:szCs w:val="24"/>
          <w:shd w:val="clear" w:color="auto" w:fill="FFFFFF"/>
        </w:rPr>
        <w:fldChar w:fldCharType="end"/>
      </w:r>
      <w:r w:rsidR="00712D5D">
        <w:rPr>
          <w:rFonts w:ascii="Times New Roman" w:hAnsi="Times New Roman" w:cs="Times New Roman"/>
          <w:sz w:val="24"/>
          <w:szCs w:val="24"/>
          <w:shd w:val="clear" w:color="auto" w:fill="FFFFFF"/>
        </w:rPr>
        <w:t>. For example,</w:t>
      </w:r>
      <w:r w:rsidR="002B4DB8">
        <w:rPr>
          <w:rFonts w:ascii="Times New Roman" w:hAnsi="Times New Roman" w:cs="Times New Roman"/>
          <w:sz w:val="24"/>
          <w:szCs w:val="24"/>
          <w:shd w:val="clear" w:color="auto" w:fill="FFFFFF"/>
        </w:rPr>
        <w:t xml:space="preserve"> planting trees along streets can provide habitat for birds</w:t>
      </w:r>
      <w:r w:rsidR="00712D5D">
        <w:rPr>
          <w:rFonts w:ascii="Times New Roman" w:hAnsi="Times New Roman" w:cs="Times New Roman"/>
          <w:sz w:val="24"/>
          <w:szCs w:val="24"/>
          <w:shd w:val="clear" w:color="auto" w:fill="FFFFFF"/>
        </w:rPr>
        <w:t xml:space="preserve"> </w:t>
      </w:r>
      <w:r w:rsidR="005720D1">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&lt;EndNote&gt;&lt;Cite&gt;&lt;Author&gt;Wood&lt;/Author&gt;&lt;Year&gt;2020&lt;/Year&gt;&lt;RecNum&gt;4868&lt;/RecNum&gt;&lt;DisplayText&gt;(38)&lt;/DisplayText&gt;&lt;record&gt;&lt;rec-number&gt;4868&lt;/rec-number&gt;&lt;foreign-keys&gt;&lt;key app="EN" db-id="0tx92atzmzfz91ee2f5xfzeiwz5vpr2zdzzv" timestamp="1671739454"&gt;4868&lt;/key&gt;&lt;/foreign-keys&gt;&lt;ref-type name="Journal Article"&gt;17&lt;/ref-type&gt;&lt;contributors&gt;&lt;authors&gt;&lt;author&gt;Wood, Eric M.&lt;/author&gt;&lt;author&gt;Esaian, Sevan&lt;/author&gt;&lt;/authors&gt;&lt;/contributors&gt;&lt;titles&gt;&lt;title&gt;The importance of street trees to urban avifauna&lt;/title&gt;&lt;secondary-title&gt;Ecological Applications&lt;/secondary-title&gt;&lt;/titles&gt;&lt;periodical&gt;&lt;full-title&gt;Ecological Applications&lt;/full-title&gt;&lt;abbr-1&gt;Ecol. Appl.&lt;/abbr-1&gt;&lt;/periodical&gt;&lt;pages&gt;e02149&lt;/pages&gt;&lt;volume&gt;30&lt;/volume&gt;&lt;number&gt;7&lt;/number&gt;&lt;keywords&gt;&lt;keyword&gt;bird&lt;/keyword&gt;&lt;keyword&gt;California&lt;/keyword&gt;&lt;keyword&gt;foraging behavior&lt;/keyword&gt;&lt;keyword&gt;Los Angeles&lt;/keyword&gt;&lt;keyword&gt;migratory&lt;/keyword&gt;&lt;keyword&gt;native vegetation&lt;/keyword&gt;&lt;keyword&gt;nonnative vegetation&lt;/keyword&gt;&lt;keyword&gt;socioeconomic&lt;/keyword&gt;&lt;keyword&gt;urban forest&lt;/keyword&gt;&lt;keyword&gt;wildlife&lt;/keyword&gt;&lt;/keywords&gt;&lt;dates&gt;&lt;year&gt;2020&lt;/year&gt;&lt;pub-dates&gt;&lt;date&gt;2020/10/01&lt;/date&gt;&lt;/pub-dates&gt;&lt;/dates&gt;&lt;publisher&gt;John Wiley &amp;amp; Sons, Ltd&lt;/publisher&gt;&lt;isbn&gt;1051-0761&lt;/isbn&gt;&lt;work-type&gt;https://doi.org/10.1002/eap.2149&lt;/work-type&gt;&lt;urls&gt;&lt;related-urls&gt;&lt;url&gt;https://doi.org/10.1002/eap.2149&lt;/url&gt;&lt;/related-urls&gt;&lt;/urls&gt;&lt;electronic-resource-num&gt;https://doi.org/10.1002/eap.2149&lt;/electronic-resource-num&gt;&lt;access-date&gt;2022/12/22&lt;/access-date&gt;&lt;/record&gt;&lt;/Cite&gt;&lt;/EndNote&gt;</w:instrText>
      </w:r>
      <w:r w:rsidR="005720D1">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(38)</w:t>
      </w:r>
      <w:r w:rsidR="005720D1">
        <w:rPr>
          <w:rFonts w:ascii="Times New Roman" w:hAnsi="Times New Roman" w:cs="Times New Roman"/>
          <w:sz w:val="24"/>
          <w:szCs w:val="24"/>
          <w:shd w:val="clear" w:color="auto" w:fill="FFFFFF"/>
        </w:rPr>
        <w:fldChar w:fldCharType="end"/>
      </w:r>
      <w:r w:rsidR="005720D1">
        <w:rPr>
          <w:rFonts w:ascii="Times New Roman" w:hAnsi="Times New Roman" w:cs="Times New Roman"/>
          <w:sz w:val="24"/>
          <w:szCs w:val="24"/>
          <w:shd w:val="clear" w:color="auto" w:fill="FFFFFF"/>
        </w:rPr>
        <w:t xml:space="preserve"> </w:t>
      </w:r>
      <w:r w:rsidR="00A13AD6">
        <w:rPr>
          <w:rFonts w:ascii="Times New Roman" w:hAnsi="Times New Roman" w:cs="Times New Roman"/>
          <w:sz w:val="24"/>
          <w:szCs w:val="24"/>
          <w:shd w:val="clear" w:color="auto" w:fill="FFFFFF"/>
        </w:rPr>
        <w:t xml:space="preserve">while reducing the risk of depression </w:t>
      </w:r>
      <w:r w:rsidR="00A13AD6">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&lt;EndNote&gt;&lt;Cite&gt;&lt;Author&gt;Marselle&lt;/Author&gt;&lt;Year&gt;2020&lt;/Year&gt;&lt;RecNum&gt;4866&lt;/RecNum&gt;&lt;DisplayText&gt;(39)&lt;/DisplayText&gt;&lt;record&gt;&lt;rec-number&gt;4866&lt;/rec-number&gt;&lt;foreign-keys&gt;&lt;key app="EN" db-id="0tx92atzmzfz91ee2f5xfzeiwz5vpr2zdzzv" timestamp="1671738605"&gt;4866&lt;/key&gt;&lt;/foreign-keys&gt;&lt;ref-type name="Journal Article"&gt;17&lt;/ref-type&gt;&lt;contributors&gt;&lt;authors&gt;&lt;author&gt;Marselle, Melissa R.&lt;/author&gt;&lt;author&gt;Bowler, Diana E.&lt;/author&gt;&lt;author&gt;Watzema, Jan&lt;/author&gt;&lt;author&gt;Eichenberg, David&lt;/author&gt;&lt;author&gt;Kirsten, Toralf&lt;/author&gt;&lt;author&gt;Bonn, Aletta&lt;/author&gt;&lt;/authors&gt;&lt;/contributors&gt;&lt;titles&gt;&lt;title&gt;Urban street tree biodiversity and antidepressant prescriptions&lt;/title&gt;&lt;secondary-title&gt;Scientific Reports&lt;/secondary-title&gt;&lt;/titles&gt;&lt;periodical&gt;&lt;full-title&gt;Scientific Reports&lt;/full-title&gt;&lt;/periodical&gt;&lt;pages&gt;22445&lt;/pages&gt;&lt;volume&gt;10&lt;/volume&gt;&lt;number&gt;1&lt;/number&gt;&lt;dates&gt;&lt;year&gt;2020&lt;/year&gt;&lt;pub-dates&gt;&lt;date&gt;2020/12/31&lt;/date&gt;&lt;/pub-dates&gt;&lt;/dates&gt;&lt;isbn&gt;2045-2322&lt;/isbn&gt;&lt;urls&gt;&lt;related-urls&gt;&lt;url&gt;https://doi.org/10.1038/s41598-020-79924-5&lt;/url&gt;&lt;/related-urls&gt;&lt;/urls&gt;&lt;electronic-resource-num&gt;10.1038/s41598-020-79924-5&lt;/electronic-resource-num&gt;&lt;/record&gt;&lt;/Cite&gt;&lt;/EndNote&gt;</w:instrText>
      </w:r>
      <w:r w:rsidR="00A13AD6">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(39)</w:t>
      </w:r>
      <w:r w:rsidR="00A13AD6">
        <w:rPr>
          <w:rFonts w:ascii="Times New Roman" w:hAnsi="Times New Roman" w:cs="Times New Roman"/>
          <w:sz w:val="24"/>
          <w:szCs w:val="24"/>
          <w:shd w:val="clear" w:color="auto" w:fill="FFFFFF"/>
        </w:rPr>
        <w:fldChar w:fldCharType="end"/>
      </w:r>
      <w:r w:rsidR="00A13AD6">
        <w:rPr>
          <w:rFonts w:ascii="Times New Roman" w:hAnsi="Times New Roman" w:cs="Times New Roman"/>
          <w:sz w:val="24"/>
          <w:szCs w:val="24"/>
          <w:shd w:val="clear" w:color="auto" w:fill="FFFFFF"/>
        </w:rPr>
        <w:t xml:space="preserve">. The Canadian government, like </w:t>
      </w:r>
      <w:r w:rsidR="00262495">
        <w:rPr>
          <w:rFonts w:ascii="Times New Roman" w:hAnsi="Times New Roman" w:cs="Times New Roman"/>
          <w:sz w:val="24"/>
          <w:szCs w:val="24"/>
          <w:shd w:val="clear" w:color="auto" w:fill="FFFFFF"/>
        </w:rPr>
        <w:t xml:space="preserve">in </w:t>
      </w:r>
      <w:r w:rsidR="00A13AD6">
        <w:rPr>
          <w:rFonts w:ascii="Times New Roman" w:hAnsi="Times New Roman" w:cs="Times New Roman"/>
          <w:sz w:val="24"/>
          <w:szCs w:val="24"/>
          <w:shd w:val="clear" w:color="auto" w:fill="FFFFFF"/>
        </w:rPr>
        <w:t xml:space="preserve">many other </w:t>
      </w:r>
      <w:r w:rsidR="00C22E69">
        <w:rPr>
          <w:rFonts w:ascii="Times New Roman" w:hAnsi="Times New Roman" w:cs="Times New Roman"/>
          <w:sz w:val="24"/>
          <w:szCs w:val="24"/>
          <w:shd w:val="clear" w:color="auto" w:fill="FFFFFF"/>
        </w:rPr>
        <w:t>jurisdictions</w:t>
      </w:r>
      <w:r w:rsidR="00A13AD6">
        <w:rPr>
          <w:rFonts w:ascii="Times New Roman" w:hAnsi="Times New Roman" w:cs="Times New Roman"/>
          <w:sz w:val="24"/>
          <w:szCs w:val="24"/>
          <w:shd w:val="clear" w:color="auto" w:fill="FFFFFF"/>
        </w:rPr>
        <w:t xml:space="preserve">, are increasingly investing in nature-based solutions in cities. For example, </w:t>
      </w:r>
      <w:r w:rsidR="00F6263D">
        <w:rPr>
          <w:rFonts w:ascii="Times New Roman" w:hAnsi="Times New Roman" w:cs="Times New Roman"/>
          <w:sz w:val="24"/>
          <w:szCs w:val="24"/>
          <w:shd w:val="clear" w:color="auto" w:fill="FFFFFF"/>
        </w:rPr>
        <w:t xml:space="preserve">Canada’s </w:t>
      </w:r>
      <w:r w:rsidR="00A13AD6">
        <w:rPr>
          <w:rFonts w:ascii="Times New Roman" w:hAnsi="Times New Roman" w:cs="Times New Roman"/>
          <w:sz w:val="24"/>
          <w:szCs w:val="24"/>
          <w:shd w:val="clear" w:color="auto" w:fill="FFFFFF"/>
        </w:rPr>
        <w:t>government recently pledged to plant</w:t>
      </w:r>
      <w:r w:rsidR="00F30DA6">
        <w:rPr>
          <w:rFonts w:ascii="Times New Roman" w:hAnsi="Times New Roman" w:cs="Times New Roman"/>
          <w:sz w:val="24"/>
          <w:szCs w:val="24"/>
          <w:shd w:val="clear" w:color="auto" w:fill="FFFFFF"/>
        </w:rPr>
        <w:t xml:space="preserve"> </w:t>
      </w:r>
      <w:r w:rsidR="00262495">
        <w:rPr>
          <w:rFonts w:ascii="Times New Roman" w:hAnsi="Times New Roman" w:cs="Times New Roman"/>
          <w:sz w:val="24"/>
          <w:szCs w:val="24"/>
          <w:shd w:val="clear" w:color="auto" w:fill="FFFFFF"/>
        </w:rPr>
        <w:t>two</w:t>
      </w:r>
      <w:r w:rsidR="00F30DA6">
        <w:rPr>
          <w:rFonts w:ascii="Times New Roman" w:hAnsi="Times New Roman" w:cs="Times New Roman"/>
          <w:sz w:val="24"/>
          <w:szCs w:val="24"/>
          <w:shd w:val="clear" w:color="auto" w:fill="FFFFFF"/>
        </w:rPr>
        <w:t xml:space="preserve"> billion trees over the next decade (</w:t>
      </w:r>
      <w:r w:rsidR="001B0E4C">
        <w:fldChar w:fldCharType="begin"/>
      </w:r>
      <w:r w:rsidR="001B0E4C">
        <w:instrText xml:space="preserve"> HYPERLINK "https://www.canada.ca/en/campaign/2-billion-trees.html" </w:instrText>
      </w:r>
      <w:r w:rsidR="001B0E4C">
        <w:fldChar w:fldCharType="separate"/>
      </w:r>
      <w:r w:rsidR="00F30DA6" w:rsidRPr="00D93284">
        <w:rPr>
          <w:rStyle w:val="Hyperlink"/>
          <w:rFonts w:ascii="Times New Roman" w:hAnsi="Times New Roman" w:cs="Times New Roman"/>
          <w:sz w:val="24"/>
          <w:szCs w:val="24"/>
          <w:shd w:val="clear" w:color="auto" w:fill="FFFFFF"/>
        </w:rPr>
        <w:t>https://www.canada.ca/en/campaign/2-billion-trees.html</w:t>
      </w:r>
      <w:r w:rsidR="001B0E4C">
        <w:rPr>
          <w:rStyle w:val="Hyperlink"/>
          <w:rFonts w:ascii="Times New Roman" w:hAnsi="Times New Roman" w:cs="Times New Roman"/>
          <w:sz w:val="24"/>
          <w:szCs w:val="24"/>
          <w:shd w:val="clear" w:color="auto" w:fill="FFFFFF"/>
        </w:rPr>
        <w:fldChar w:fldCharType="end"/>
      </w:r>
      <w:r w:rsidR="00F30DA6">
        <w:rPr>
          <w:rFonts w:ascii="Times New Roman" w:hAnsi="Times New Roman" w:cs="Times New Roman"/>
          <w:sz w:val="24"/>
          <w:szCs w:val="24"/>
          <w:shd w:val="clear" w:color="auto" w:fill="FFFFFF"/>
        </w:rPr>
        <w:t xml:space="preserve">), </w:t>
      </w:r>
      <w:r w:rsidR="00F6263D">
        <w:rPr>
          <w:rFonts w:ascii="Times New Roman" w:hAnsi="Times New Roman" w:cs="Times New Roman"/>
          <w:sz w:val="24"/>
          <w:szCs w:val="24"/>
          <w:shd w:val="clear" w:color="auto" w:fill="FFFFFF"/>
        </w:rPr>
        <w:t xml:space="preserve">to </w:t>
      </w:r>
      <w:r w:rsidR="00F30DA6">
        <w:rPr>
          <w:rFonts w:ascii="Times New Roman" w:hAnsi="Times New Roman" w:cs="Times New Roman"/>
          <w:sz w:val="24"/>
          <w:szCs w:val="24"/>
          <w:shd w:val="clear" w:color="auto" w:fill="FFFFFF"/>
        </w:rPr>
        <w:t>establish at least one new national urban park in each province and territory (</w:t>
      </w:r>
      <w:r w:rsidR="001B0E4C">
        <w:fldChar w:fldCharType="begin"/>
      </w:r>
      <w:r w:rsidR="001B0E4C">
        <w:instrText xml:space="preserve"> HYPERLINK "https://pm.gc.ca/en/mandate-letters/2021/12/16/minister-environment-and-climate-change-mandate-letter" </w:instrText>
      </w:r>
      <w:r w:rsidR="001B0E4C">
        <w:fldChar w:fldCharType="separate"/>
      </w:r>
      <w:r w:rsidR="00206F28" w:rsidRPr="00D93284">
        <w:rPr>
          <w:rStyle w:val="Hyperlink"/>
          <w:rFonts w:ascii="Times New Roman" w:hAnsi="Times New Roman" w:cs="Times New Roman"/>
          <w:sz w:val="24"/>
          <w:szCs w:val="24"/>
          <w:shd w:val="clear" w:color="auto" w:fill="FFFFFF"/>
        </w:rPr>
        <w:t>https://pm.gc.ca/en/mandate-letters/2021/12/16/minister-environment-and-climate-change-mandate-letter</w:t>
      </w:r>
      <w:r w:rsidR="001B0E4C">
        <w:rPr>
          <w:rStyle w:val="Hyperlink"/>
          <w:rFonts w:ascii="Times New Roman" w:hAnsi="Times New Roman" w:cs="Times New Roman"/>
          <w:sz w:val="24"/>
          <w:szCs w:val="24"/>
          <w:shd w:val="clear" w:color="auto" w:fill="FFFFFF"/>
        </w:rPr>
        <w:fldChar w:fldCharType="end"/>
      </w:r>
      <w:r w:rsidR="00206F28">
        <w:rPr>
          <w:rFonts w:ascii="Times New Roman" w:hAnsi="Times New Roman" w:cs="Times New Roman"/>
          <w:sz w:val="24"/>
          <w:szCs w:val="24"/>
          <w:shd w:val="clear" w:color="auto" w:fill="FFFFFF"/>
        </w:rPr>
        <w:t>), and to invest hundreds of millions of dollars into a ‘Nature Smart Climate Solutions fund</w:t>
      </w:r>
      <w:r w:rsidR="00F6263D">
        <w:rPr>
          <w:rFonts w:ascii="Times New Roman" w:hAnsi="Times New Roman" w:cs="Times New Roman"/>
          <w:sz w:val="24"/>
          <w:szCs w:val="24"/>
          <w:shd w:val="clear" w:color="auto" w:fill="FFFFFF"/>
        </w:rPr>
        <w:t>’</w:t>
      </w:r>
      <w:r w:rsidR="00206F28">
        <w:rPr>
          <w:rFonts w:ascii="Times New Roman" w:hAnsi="Times New Roman" w:cs="Times New Roman"/>
          <w:sz w:val="24"/>
          <w:szCs w:val="24"/>
          <w:shd w:val="clear" w:color="auto" w:fill="FFFFFF"/>
        </w:rPr>
        <w:t xml:space="preserve"> (</w:t>
      </w:r>
      <w:r w:rsidR="001B0E4C">
        <w:fldChar w:fldCharType="begin"/>
      </w:r>
      <w:r w:rsidR="001B0E4C">
        <w:instrText xml:space="preserve"> HYPERLINK "https://www.canada.ca/en/environment-climate-change/services/environmental-funding/programs/nature-smart-climate-solutions-fund.html" </w:instrText>
      </w:r>
      <w:r w:rsidR="001B0E4C">
        <w:fldChar w:fldCharType="separate"/>
      </w:r>
      <w:r w:rsidR="00206F28" w:rsidRPr="00D93284">
        <w:rPr>
          <w:rStyle w:val="Hyperlink"/>
          <w:rFonts w:ascii="Times New Roman" w:hAnsi="Times New Roman" w:cs="Times New Roman"/>
          <w:sz w:val="24"/>
          <w:szCs w:val="24"/>
          <w:shd w:val="clear" w:color="auto" w:fill="FFFFFF"/>
        </w:rPr>
        <w:t>https://www.canada.ca/en/environment-climate-change/services/environmental-funding/programs/nature-smart-climate-solutions-fund.html</w:t>
      </w:r>
      <w:r w:rsidR="001B0E4C">
        <w:rPr>
          <w:rStyle w:val="Hyperlink"/>
          <w:rFonts w:ascii="Times New Roman" w:hAnsi="Times New Roman" w:cs="Times New Roman"/>
          <w:sz w:val="24"/>
          <w:szCs w:val="24"/>
          <w:shd w:val="clear" w:color="auto" w:fill="FFFFFF"/>
        </w:rPr>
        <w:fldChar w:fldCharType="end"/>
      </w:r>
      <w:r w:rsidR="00206F28">
        <w:rPr>
          <w:rFonts w:ascii="Times New Roman" w:hAnsi="Times New Roman" w:cs="Times New Roman"/>
          <w:sz w:val="24"/>
          <w:szCs w:val="24"/>
          <w:shd w:val="clear" w:color="auto" w:fill="FFFFFF"/>
        </w:rPr>
        <w:t>). As interest increases in nature-based solutions, understanding the relationship between biodiversity and mental health can help guide national policy and planning.</w:t>
      </w:r>
    </w:p>
    <w:p w14:paraId="7509DD55" w14:textId="7DE1A507" w:rsidR="005B1CAF" w:rsidRDefault="005128E8" w:rsidP="005D5B4F">
      <w:pPr>
        <w:spacing w:after="60"/>
        <w:ind w:firstLine="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Previous work has found that neighborhood ‘greenness’ (measured using the Normalized Difference Vegetation Index, NDVI) is associated with lower odds of poor self-rated mental health</w:t>
      </w:r>
      <w:r w:rsidR="005B1CAF">
        <w:rPr>
          <w:rFonts w:ascii="Times New Roman" w:hAnsi="Times New Roman" w:cs="Times New Roman"/>
          <w:sz w:val="24"/>
          <w:szCs w:val="24"/>
          <w:shd w:val="clear" w:color="auto" w:fill="FFFFFF"/>
        </w:rPr>
        <w:t xml:space="preserve"> in Canadian cities</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ADDIN EN.CITE &lt;EndNote&gt;&lt;Cite&gt;&lt;Author&gt;Crouse&lt;/Author&gt;&lt;Year&gt;2021&lt;/Year&gt;&lt;RecNum&gt;4244&lt;/RecNum&gt;&lt;DisplayText&gt;(40)&lt;/DisplayText&gt;&lt;record&gt;&lt;rec-number&gt;4244&lt;/rec-number&gt;&lt;foreign-keys&gt;&lt;key app="EN" db-id="0tx92atzmzfz91ee2f5xfzeiwz5vpr2zdzzv" timestamp="1602853812"&gt;4244&lt;/key&gt;&lt;/foreign-keys&gt;&lt;ref-type name="Journal Article"&gt;17&lt;/ref-type&gt;&lt;contributors&gt;&lt;authors&gt;&lt;author&gt;Crouse, Dan L.&lt;/author&gt;&lt;author&gt;Pinault, Lauren&lt;/author&gt;&lt;author&gt;Christidis, Tanya&lt;/author&gt;&lt;author&gt;Lavigne, Eric&lt;/author&gt;&lt;author&gt;Thomson, Errol M.&lt;/author&gt;&lt;author&gt;Villeneuve, Paul J.&lt;/author&gt;&lt;/authors&gt;&lt;/contributors&gt;&lt;titles&gt;&lt;title&gt;Residential greenness and indicators of stress and mental well-being in a Canadian national-level survey&lt;/title&gt;&lt;secondary-title&gt;Environmental Research&lt;/secondary-title&gt;&lt;/titles&gt;&lt;periodical&gt;&lt;full-title&gt;Environmental Research&lt;/full-title&gt;&lt;abbr-1&gt;Environ. Res.&lt;/abbr-1&gt;&lt;/periodical&gt;&lt;pages&gt;110267&lt;/pages&gt;&lt;volume&gt;192&lt;/volume&gt;&lt;keywords&gt;&lt;keyword&gt;Greenness&lt;/keyword&gt;&lt;keyword&gt;Canada&lt;/keyword&gt;&lt;keyword&gt;Stress&lt;/keyword&gt;&lt;keyword&gt;Distress&lt;/keyword&gt;&lt;keyword&gt;Mental health&lt;/keyword&gt;&lt;/keywords&gt;&lt;dates&gt;&lt;year&gt;2021&lt;/year&gt;&lt;pub-dates&gt;&lt;date&gt;2021/01/01/&lt;/date&gt;&lt;/pub-dates&gt;&lt;/dates&gt;&lt;isbn&gt;0013-9351&lt;/isbn&gt;&lt;urls&gt;&lt;related-urls&gt;&lt;url&gt;http://www.sciencedirect.com/science/article/pii/S0013935120311646&lt;/url&gt;&lt;/related-urls&gt;&lt;/urls&gt;&lt;electronic-resource-num&gt;https://doi.org/10.1016/j.envres.2020.110267&lt;/electronic-resource-num&gt;&lt;/record&gt;&lt;/Cite&gt;&lt;/EndNote&gt;</w:instrText>
      </w:r>
      <w:r>
        <w:rPr>
          <w:rFonts w:ascii="Times New Roman" w:hAnsi="Times New Roman" w:cs="Times New Roman"/>
          <w:sz w:val="24"/>
          <w:szCs w:val="24"/>
          <w:shd w:val="clear" w:color="auto" w:fill="FFFFFF"/>
        </w:rPr>
        <w:fldChar w:fldCharType="separate"/>
      </w:r>
      <w:r>
        <w:rPr>
          <w:rFonts w:ascii="Times New Roman" w:hAnsi="Times New Roman" w:cs="Times New Roman"/>
          <w:noProof/>
          <w:sz w:val="24"/>
          <w:szCs w:val="24"/>
          <w:shd w:val="clear" w:color="auto" w:fill="FFFFFF"/>
        </w:rPr>
        <w:t>(40)</w:t>
      </w:r>
      <w:r>
        <w:rPr>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w:t>
      </w:r>
      <w:r w:rsidR="004B60EB">
        <w:rPr>
          <w:rFonts w:ascii="Times New Roman" w:hAnsi="Times New Roman" w:cs="Times New Roman"/>
          <w:sz w:val="24"/>
          <w:szCs w:val="24"/>
          <w:shd w:val="clear" w:color="auto" w:fill="FFFFFF"/>
        </w:rPr>
        <w:t xml:space="preserve"> Although NDVI is a good indicator of vegetation cover, it is not a reliable predictor of species diversity </w:t>
      </w:r>
      <w:r w:rsidR="004B60EB">
        <w:rPr>
          <w:rFonts w:ascii="Times New Roman" w:hAnsi="Times New Roman" w:cs="Times New Roman"/>
          <w:sz w:val="24"/>
          <w:szCs w:val="24"/>
          <w:shd w:val="clear" w:color="auto" w:fill="FFFFFF"/>
        </w:rPr>
        <w:fldChar w:fldCharType="begin"/>
      </w:r>
      <w:r w:rsidR="004B60EB">
        <w:rPr>
          <w:rFonts w:ascii="Times New Roman" w:hAnsi="Times New Roman" w:cs="Times New Roman"/>
          <w:sz w:val="24"/>
          <w:szCs w:val="24"/>
          <w:shd w:val="clear" w:color="auto" w:fill="FFFFFF"/>
        </w:rPr>
        <w:instrText xml:space="preserve"> ADDIN EN.CITE &lt;EndNote&gt;&lt;Cite&gt;&lt;Author&gt;Nieto&lt;/Author&gt;&lt;Year&gt;2015&lt;/Year&gt;&lt;RecNum&gt;4901&lt;/RecNum&gt;&lt;DisplayText&gt;(41)&lt;/DisplayText&gt;&lt;record&gt;&lt;rec-number&gt;4901&lt;/rec-number&gt;&lt;foreign-keys&gt;&lt;key app="EN" db-id="0tx92atzmzfz91ee2f5xfzeiwz5vpr2zdzzv" timestamp="1675802772"&gt;4901&lt;/key&gt;&lt;/foreign-keys&gt;&lt;ref-type name="Journal Article"&gt;17&lt;/ref-type&gt;&lt;contributors&gt;&lt;authors&gt;&lt;author&gt;Nieto, Sebastián&lt;/author&gt;&lt;author&gt;Flombaum, Pedro&lt;/author&gt;&lt;author&gt;Garbulsky, Martín F.&lt;/author&gt;&lt;/authors&gt;&lt;/contributors&gt;&lt;titles&gt;&lt;title&gt;Can temporal and spatial NDVI predict regional bird-species richness?&lt;/title&gt;&lt;secondary-title&gt;Global Ecology and Conservation&lt;/secondary-title&gt;&lt;/titles&gt;&lt;periodical&gt;&lt;full-title&gt;Global Ecology and Conservation&lt;/full-title&gt;&lt;abbr-1&gt;Global Ecol. Cons.&lt;/abbr-1&gt;&lt;/periodical&gt;&lt;pages&gt;729-735&lt;/pages&gt;&lt;volume&gt;3&lt;/volume&gt;&lt;keywords&gt;&lt;keyword&gt;National Park network&lt;/keyword&gt;&lt;keyword&gt;Temporal and spatial variability&lt;/keyword&gt;&lt;keyword&gt;Primary productivity&lt;/keyword&gt;&lt;keyword&gt;Baseline conditions&lt;/keyword&gt;&lt;/keywords&gt;&lt;dates&gt;&lt;year&gt;2015&lt;/year&gt;&lt;pub-dates&gt;&lt;date&gt;2015/01/01/&lt;/date&gt;&lt;/pub-dates&gt;&lt;/dates&gt;&lt;isbn&gt;2351-9894&lt;/isbn&gt;&lt;urls&gt;&lt;related-urls&gt;&lt;url&gt;https://www.sciencedirect.com/science/article/pii/S2351989415000311&lt;/url&gt;&lt;/related-urls&gt;&lt;/urls&gt;&lt;electronic-resource-num&gt;https://doi.org/10.1016/j.gecco.2015.03.005&lt;/electronic-resource-num&gt;&lt;/record&gt;&lt;/Cite&gt;&lt;/EndNote&gt;</w:instrText>
      </w:r>
      <w:r w:rsidR="004B60EB">
        <w:rPr>
          <w:rFonts w:ascii="Times New Roman" w:hAnsi="Times New Roman" w:cs="Times New Roman"/>
          <w:sz w:val="24"/>
          <w:szCs w:val="24"/>
          <w:shd w:val="clear" w:color="auto" w:fill="FFFFFF"/>
        </w:rPr>
        <w:fldChar w:fldCharType="separate"/>
      </w:r>
      <w:r w:rsidR="004B60EB">
        <w:rPr>
          <w:rFonts w:ascii="Times New Roman" w:hAnsi="Times New Roman" w:cs="Times New Roman"/>
          <w:noProof/>
          <w:sz w:val="24"/>
          <w:szCs w:val="24"/>
          <w:shd w:val="clear" w:color="auto" w:fill="FFFFFF"/>
        </w:rPr>
        <w:t>(41)</w:t>
      </w:r>
      <w:r w:rsidR="004B60EB">
        <w:rPr>
          <w:rFonts w:ascii="Times New Roman" w:hAnsi="Times New Roman" w:cs="Times New Roman"/>
          <w:sz w:val="24"/>
          <w:szCs w:val="24"/>
          <w:shd w:val="clear" w:color="auto" w:fill="FFFFFF"/>
        </w:rPr>
        <w:fldChar w:fldCharType="end"/>
      </w:r>
      <w:r w:rsidR="004B60EB">
        <w:rPr>
          <w:rFonts w:ascii="Times New Roman" w:hAnsi="Times New Roman" w:cs="Times New Roman"/>
          <w:sz w:val="24"/>
          <w:szCs w:val="24"/>
          <w:shd w:val="clear" w:color="auto" w:fill="FFFFFF"/>
        </w:rPr>
        <w:t xml:space="preserve">. Yet, spatial data quantifying biodiversity across extensive areas such as cities is scarce. Thus, here we </w:t>
      </w:r>
      <w:r w:rsidR="005B1CAF">
        <w:rPr>
          <w:rFonts w:ascii="Times New Roman" w:hAnsi="Times New Roman" w:cs="Times New Roman"/>
          <w:sz w:val="24"/>
          <w:szCs w:val="24"/>
          <w:shd w:val="clear" w:color="auto" w:fill="FFFFFF"/>
        </w:rPr>
        <w:t xml:space="preserve">draw on the world’s largest biodiversity-focused </w:t>
      </w:r>
      <w:r w:rsidR="00923820">
        <w:rPr>
          <w:rFonts w:ascii="Times New Roman" w:hAnsi="Times New Roman" w:cs="Times New Roman"/>
          <w:sz w:val="24"/>
          <w:szCs w:val="24"/>
          <w:shd w:val="clear" w:color="auto" w:fill="FFFFFF"/>
        </w:rPr>
        <w:t>community</w:t>
      </w:r>
      <w:r w:rsidR="005B1CAF">
        <w:rPr>
          <w:rFonts w:ascii="Times New Roman" w:hAnsi="Times New Roman" w:cs="Times New Roman"/>
          <w:sz w:val="24"/>
          <w:szCs w:val="24"/>
          <w:shd w:val="clear" w:color="auto" w:fill="FFFFFF"/>
        </w:rPr>
        <w:t xml:space="preserve"> (</w:t>
      </w:r>
      <w:r w:rsidR="00923820">
        <w:rPr>
          <w:rFonts w:ascii="Times New Roman" w:hAnsi="Times New Roman" w:cs="Times New Roman"/>
          <w:sz w:val="24"/>
          <w:szCs w:val="24"/>
          <w:shd w:val="clear" w:color="auto" w:fill="FFFFFF"/>
        </w:rPr>
        <w:t>aka citizen</w:t>
      </w:r>
      <w:r w:rsidR="005B1CAF">
        <w:rPr>
          <w:rFonts w:ascii="Times New Roman" w:hAnsi="Times New Roman" w:cs="Times New Roman"/>
          <w:sz w:val="24"/>
          <w:szCs w:val="24"/>
          <w:shd w:val="clear" w:color="auto" w:fill="FFFFFF"/>
        </w:rPr>
        <w:t xml:space="preserve">) science platform, </w:t>
      </w:r>
      <w:proofErr w:type="spellStart"/>
      <w:r w:rsidR="005B1CAF">
        <w:rPr>
          <w:rFonts w:ascii="Times New Roman" w:hAnsi="Times New Roman" w:cs="Times New Roman"/>
          <w:sz w:val="24"/>
          <w:szCs w:val="24"/>
          <w:shd w:val="clear" w:color="auto" w:fill="FFFFFF"/>
        </w:rPr>
        <w:t>eBird</w:t>
      </w:r>
      <w:proofErr w:type="spellEnd"/>
      <w:r w:rsidR="005B1CAF">
        <w:rPr>
          <w:rFonts w:ascii="Times New Roman" w:hAnsi="Times New Roman" w:cs="Times New Roman"/>
          <w:sz w:val="24"/>
          <w:szCs w:val="24"/>
          <w:shd w:val="clear" w:color="auto" w:fill="FFFFFF"/>
        </w:rPr>
        <w:t>, and a national forestry inventory to quantify bird and tree species diversity across Canadian urban areas. We explore the relationship between biodiversity and mental health indicators, including perceived stress and psychological distress, from the</w:t>
      </w:r>
      <w:ins w:id="20" w:author="Prince Ware, Stephanie (PHAC/ASPC)" w:date="2023-05-09T10:17:00Z">
        <w:r w:rsidR="00285C8A">
          <w:rPr>
            <w:rFonts w:ascii="Times New Roman" w:hAnsi="Times New Roman" w:cs="Times New Roman"/>
            <w:sz w:val="24"/>
            <w:szCs w:val="24"/>
            <w:shd w:val="clear" w:color="auto" w:fill="FFFFFF"/>
          </w:rPr>
          <w:t xml:space="preserve"> nationally-representative</w:t>
        </w:r>
      </w:ins>
      <w:r w:rsidR="005B1CAF">
        <w:rPr>
          <w:rFonts w:ascii="Times New Roman" w:hAnsi="Times New Roman" w:cs="Times New Roman"/>
          <w:sz w:val="24"/>
          <w:szCs w:val="24"/>
          <w:shd w:val="clear" w:color="auto" w:fill="FFFFFF"/>
        </w:rPr>
        <w:t xml:space="preserve"> </w:t>
      </w:r>
      <w:r w:rsidR="00E00178">
        <w:rPr>
          <w:rFonts w:ascii="Times New Roman" w:hAnsi="Times New Roman" w:cs="Times New Roman"/>
          <w:sz w:val="24"/>
          <w:szCs w:val="24"/>
          <w:shd w:val="clear" w:color="auto" w:fill="FFFFFF"/>
        </w:rPr>
        <w:t>Canadian Community Health Survey (CCHS)</w:t>
      </w:r>
      <w:del w:id="21" w:author="Prince Ware, Stephanie (PHAC/ASPC)" w:date="2023-05-09T10:16:00Z">
        <w:r w:rsidR="00E00178" w:rsidDel="00285C8A">
          <w:rPr>
            <w:rFonts w:ascii="Times New Roman" w:hAnsi="Times New Roman" w:cs="Times New Roman"/>
            <w:sz w:val="24"/>
            <w:szCs w:val="24"/>
            <w:shd w:val="clear" w:color="auto" w:fill="FFFFFF"/>
          </w:rPr>
          <w:delText xml:space="preserve">, an initiative that has been collecting cross-sectional population-level information on </w:delText>
        </w:r>
        <w:r w:rsidR="00B7424A" w:rsidDel="00285C8A">
          <w:rPr>
            <w:rFonts w:ascii="Times New Roman" w:hAnsi="Times New Roman" w:cs="Times New Roman"/>
            <w:sz w:val="24"/>
            <w:szCs w:val="24"/>
            <w:shd w:val="clear" w:color="auto" w:fill="FFFFFF"/>
          </w:rPr>
          <w:delText xml:space="preserve">the </w:delText>
        </w:r>
        <w:r w:rsidR="00E00178" w:rsidDel="00285C8A">
          <w:rPr>
            <w:rFonts w:ascii="Times New Roman" w:hAnsi="Times New Roman" w:cs="Times New Roman"/>
            <w:sz w:val="24"/>
            <w:szCs w:val="24"/>
            <w:shd w:val="clear" w:color="auto" w:fill="FFFFFF"/>
          </w:rPr>
          <w:delText>health status of Canadians since 2000</w:delText>
        </w:r>
      </w:del>
      <w:r w:rsidR="00E00178">
        <w:rPr>
          <w:rFonts w:ascii="Times New Roman" w:hAnsi="Times New Roman" w:cs="Times New Roman"/>
          <w:sz w:val="24"/>
          <w:szCs w:val="24"/>
          <w:shd w:val="clear" w:color="auto" w:fill="FFFFFF"/>
        </w:rPr>
        <w:t xml:space="preserve">. </w:t>
      </w:r>
      <w:del w:id="22" w:author="Prince Ware, Stephanie (PHAC/ASPC)" w:date="2023-05-09T10:17:00Z">
        <w:r w:rsidR="00E00178" w:rsidDel="00285C8A">
          <w:rPr>
            <w:rFonts w:ascii="Times New Roman" w:hAnsi="Times New Roman" w:cs="Times New Roman"/>
            <w:sz w:val="24"/>
            <w:szCs w:val="24"/>
            <w:shd w:val="clear" w:color="auto" w:fill="FFFFFF"/>
          </w:rPr>
          <w:delText xml:space="preserve">We use </w:delText>
        </w:r>
        <w:r w:rsidR="008F1089" w:rsidDel="00285C8A">
          <w:rPr>
            <w:rFonts w:ascii="Times New Roman" w:hAnsi="Times New Roman" w:cs="Times New Roman"/>
            <w:sz w:val="24"/>
            <w:szCs w:val="24"/>
            <w:shd w:val="clear" w:color="auto" w:fill="FFFFFF"/>
          </w:rPr>
          <w:delText>health behaviours</w:delText>
        </w:r>
        <w:r w:rsidR="004F291D" w:rsidDel="00285C8A">
          <w:rPr>
            <w:rFonts w:ascii="Times New Roman" w:hAnsi="Times New Roman" w:cs="Times New Roman"/>
            <w:sz w:val="24"/>
            <w:szCs w:val="24"/>
            <w:shd w:val="clear" w:color="auto" w:fill="FFFFFF"/>
          </w:rPr>
          <w:delText xml:space="preserve"> and</w:delText>
        </w:r>
        <w:r w:rsidR="008F1089" w:rsidDel="00285C8A">
          <w:rPr>
            <w:rFonts w:ascii="Times New Roman" w:hAnsi="Times New Roman" w:cs="Times New Roman"/>
            <w:sz w:val="24"/>
            <w:szCs w:val="24"/>
            <w:shd w:val="clear" w:color="auto" w:fill="FFFFFF"/>
          </w:rPr>
          <w:delText xml:space="preserve"> </w:delText>
        </w:r>
        <w:r w:rsidR="00E00178" w:rsidDel="00285C8A">
          <w:rPr>
            <w:rFonts w:ascii="Times New Roman" w:hAnsi="Times New Roman" w:cs="Times New Roman"/>
            <w:sz w:val="24"/>
            <w:szCs w:val="24"/>
            <w:shd w:val="clear" w:color="auto" w:fill="FFFFFF"/>
          </w:rPr>
          <w:delText>demographic variables</w:delText>
        </w:r>
        <w:r w:rsidR="008F1089" w:rsidDel="00285C8A">
          <w:rPr>
            <w:rFonts w:ascii="Times New Roman" w:hAnsi="Times New Roman" w:cs="Times New Roman"/>
            <w:sz w:val="24"/>
            <w:szCs w:val="24"/>
            <w:shd w:val="clear" w:color="auto" w:fill="FFFFFF"/>
          </w:rPr>
          <w:delText xml:space="preserve"> collected during the CCHS to control for other factors affecting mental health.</w:delText>
        </w:r>
        <w:r w:rsidR="00C22E69" w:rsidDel="00285C8A">
          <w:rPr>
            <w:rFonts w:ascii="Times New Roman" w:hAnsi="Times New Roman" w:cs="Times New Roman"/>
            <w:sz w:val="24"/>
            <w:szCs w:val="24"/>
            <w:shd w:val="clear" w:color="auto" w:fill="FFFFFF"/>
          </w:rPr>
          <w:delText xml:space="preserve"> </w:delText>
        </w:r>
      </w:del>
      <w:r w:rsidR="005B1CAF">
        <w:rPr>
          <w:rFonts w:ascii="Times New Roman" w:hAnsi="Times New Roman" w:cs="Times New Roman"/>
          <w:sz w:val="24"/>
          <w:szCs w:val="24"/>
          <w:shd w:val="clear" w:color="auto" w:fill="FFFFFF"/>
        </w:rPr>
        <w:t xml:space="preserve">Additionally, we explore whether the </w:t>
      </w:r>
      <w:del w:id="23" w:author="Prince Ware, Stephanie (PHAC/ASPC)" w:date="2023-05-09T10:17:00Z">
        <w:r w:rsidR="005B1CAF" w:rsidDel="00285C8A">
          <w:rPr>
            <w:rFonts w:ascii="Times New Roman" w:hAnsi="Times New Roman" w:cs="Times New Roman"/>
            <w:sz w:val="24"/>
            <w:szCs w:val="24"/>
            <w:shd w:val="clear" w:color="auto" w:fill="FFFFFF"/>
          </w:rPr>
          <w:delText xml:space="preserve">relationship </w:delText>
        </w:r>
      </w:del>
      <w:ins w:id="24" w:author="Prince Ware, Stephanie (PHAC/ASPC)" w:date="2023-05-09T10:17:00Z">
        <w:r w:rsidR="00285C8A">
          <w:rPr>
            <w:rFonts w:ascii="Times New Roman" w:hAnsi="Times New Roman" w:cs="Times New Roman"/>
            <w:sz w:val="24"/>
            <w:szCs w:val="24"/>
            <w:shd w:val="clear" w:color="auto" w:fill="FFFFFF"/>
          </w:rPr>
          <w:t xml:space="preserve">association </w:t>
        </w:r>
      </w:ins>
      <w:r w:rsidR="005B1CAF">
        <w:rPr>
          <w:rFonts w:ascii="Times New Roman" w:hAnsi="Times New Roman" w:cs="Times New Roman"/>
          <w:sz w:val="24"/>
          <w:szCs w:val="24"/>
          <w:shd w:val="clear" w:color="auto" w:fill="FFFFFF"/>
        </w:rPr>
        <w:t>between biodiversity and mental health varie</w:t>
      </w:r>
      <w:r w:rsidR="00262495">
        <w:rPr>
          <w:rFonts w:ascii="Times New Roman" w:hAnsi="Times New Roman" w:cs="Times New Roman"/>
          <w:sz w:val="24"/>
          <w:szCs w:val="24"/>
          <w:shd w:val="clear" w:color="auto" w:fill="FFFFFF"/>
        </w:rPr>
        <w:t>s</w:t>
      </w:r>
      <w:r w:rsidR="005B1CAF">
        <w:rPr>
          <w:rFonts w:ascii="Times New Roman" w:hAnsi="Times New Roman" w:cs="Times New Roman"/>
          <w:sz w:val="24"/>
          <w:szCs w:val="24"/>
          <w:shd w:val="clear" w:color="auto" w:fill="FFFFFF"/>
        </w:rPr>
        <w:t xml:space="preserve"> based on </w:t>
      </w:r>
      <w:ins w:id="25" w:author="Prince Ware, Stephanie (PHAC/ASPC)" w:date="2023-05-09T10:18:00Z">
        <w:r w:rsidR="00285C8A">
          <w:rPr>
            <w:rFonts w:ascii="Times New Roman" w:hAnsi="Times New Roman" w:cs="Times New Roman"/>
            <w:sz w:val="24"/>
            <w:szCs w:val="24"/>
            <w:shd w:val="clear" w:color="auto" w:fill="FFFFFF"/>
          </w:rPr>
          <w:t xml:space="preserve">area-level </w:t>
        </w:r>
      </w:ins>
      <w:r w:rsidR="005B1CAF">
        <w:rPr>
          <w:rFonts w:ascii="Times New Roman" w:hAnsi="Times New Roman" w:cs="Times New Roman"/>
          <w:sz w:val="24"/>
          <w:szCs w:val="24"/>
          <w:shd w:val="clear" w:color="auto" w:fill="FFFFFF"/>
        </w:rPr>
        <w:t>socio-economic status</w:t>
      </w:r>
      <w:ins w:id="26" w:author="Prince Ware, Stephanie (PHAC/ASPC)" w:date="2023-05-09T10:18:00Z">
        <w:r w:rsidR="00285C8A">
          <w:rPr>
            <w:rFonts w:ascii="Times New Roman" w:hAnsi="Times New Roman" w:cs="Times New Roman"/>
            <w:sz w:val="24"/>
            <w:szCs w:val="24"/>
            <w:shd w:val="clear" w:color="auto" w:fill="FFFFFF"/>
          </w:rPr>
          <w:t xml:space="preserve"> (SES)</w:t>
        </w:r>
      </w:ins>
      <w:r w:rsidR="005B1CAF">
        <w:rPr>
          <w:rFonts w:ascii="Times New Roman" w:hAnsi="Times New Roman" w:cs="Times New Roman"/>
          <w:sz w:val="24"/>
          <w:szCs w:val="24"/>
          <w:shd w:val="clear" w:color="auto" w:fill="FFFFFF"/>
        </w:rPr>
        <w:t xml:space="preserve">. </w:t>
      </w:r>
      <w:r w:rsidR="00C22E69">
        <w:rPr>
          <w:rFonts w:ascii="Times New Roman" w:hAnsi="Times New Roman" w:cs="Times New Roman"/>
          <w:sz w:val="24"/>
          <w:szCs w:val="24"/>
          <w:shd w:val="clear" w:color="auto" w:fill="FFFFFF"/>
        </w:rPr>
        <w:t xml:space="preserve">We hypothesize that </w:t>
      </w:r>
      <w:r w:rsidR="000D11D5">
        <w:rPr>
          <w:rFonts w:ascii="Times New Roman" w:hAnsi="Times New Roman" w:cs="Times New Roman"/>
          <w:sz w:val="24"/>
          <w:szCs w:val="24"/>
          <w:shd w:val="clear" w:color="auto" w:fill="FFFFFF"/>
        </w:rPr>
        <w:t xml:space="preserve">bird </w:t>
      </w:r>
      <w:r w:rsidR="00C22E69">
        <w:rPr>
          <w:rFonts w:ascii="Times New Roman" w:hAnsi="Times New Roman" w:cs="Times New Roman"/>
          <w:sz w:val="24"/>
          <w:szCs w:val="24"/>
          <w:shd w:val="clear" w:color="auto" w:fill="FFFFFF"/>
        </w:rPr>
        <w:t xml:space="preserve">and tree diversity will have a positive influence on </w:t>
      </w:r>
      <w:r w:rsidR="00074521">
        <w:rPr>
          <w:rFonts w:ascii="Times New Roman" w:hAnsi="Times New Roman" w:cs="Times New Roman"/>
          <w:sz w:val="24"/>
          <w:szCs w:val="24"/>
          <w:shd w:val="clear" w:color="auto" w:fill="FFFFFF"/>
        </w:rPr>
        <w:t xml:space="preserve">indicators of </w:t>
      </w:r>
      <w:r w:rsidR="00C22E69">
        <w:rPr>
          <w:rFonts w:ascii="Times New Roman" w:hAnsi="Times New Roman" w:cs="Times New Roman"/>
          <w:sz w:val="24"/>
          <w:szCs w:val="24"/>
          <w:shd w:val="clear" w:color="auto" w:fill="FFFFFF"/>
        </w:rPr>
        <w:t>mental health</w:t>
      </w:r>
      <w:r w:rsidR="004F291D">
        <w:rPr>
          <w:rFonts w:ascii="Times New Roman" w:hAnsi="Times New Roman" w:cs="Times New Roman"/>
          <w:sz w:val="24"/>
          <w:szCs w:val="24"/>
          <w:shd w:val="clear" w:color="auto" w:fill="FFFFFF"/>
        </w:rPr>
        <w:t>, particularly for lower income populations</w:t>
      </w:r>
      <w:r w:rsidR="00C22E69">
        <w:rPr>
          <w:rFonts w:ascii="Times New Roman" w:hAnsi="Times New Roman" w:cs="Times New Roman"/>
          <w:sz w:val="24"/>
          <w:szCs w:val="24"/>
          <w:shd w:val="clear" w:color="auto" w:fill="FFFFFF"/>
        </w:rPr>
        <w:t xml:space="preserve"> </w:t>
      </w:r>
      <w:r w:rsidR="00C22E69">
        <w:rPr>
          <w:rFonts w:ascii="Times New Roman" w:hAnsi="Times New Roman" w:cs="Times New Roman"/>
          <w:sz w:val="24"/>
          <w:szCs w:val="24"/>
          <w:shd w:val="clear" w:color="auto" w:fill="FFFFFF"/>
        </w:rPr>
        <w:fldChar w:fldCharType="begin"/>
      </w:r>
      <w:r w:rsidR="00F322C1">
        <w:rPr>
          <w:rFonts w:ascii="Times New Roman" w:hAnsi="Times New Roman" w:cs="Times New Roman"/>
          <w:sz w:val="24"/>
          <w:szCs w:val="24"/>
          <w:shd w:val="clear" w:color="auto" w:fill="FFFFFF"/>
        </w:rPr>
        <w:instrText xml:space="preserve"> ADDIN EN.CITE &lt;EndNote&gt;&lt;Cite&gt;&lt;Author&gt;Methorst&lt;/Author&gt;&lt;Year&gt;2021&lt;/Year&gt;&lt;RecNum&gt;4862&lt;/RecNum&gt;&lt;DisplayText&gt;(20)&lt;/DisplayText&gt;&lt;record&gt;&lt;rec-number&gt;4862&lt;/rec-number&gt;&lt;foreign-keys&gt;&lt;key app="EN" db-id="0tx92atzmzfz91ee2f5xfzeiwz5vpr2zdzzv" timestamp="1671654125"&gt;4862&lt;/key&gt;&lt;/foreign-keys&gt;&lt;ref-type name="Journal Article"&gt;17&lt;/ref-type&gt;&lt;contributors&gt;&lt;authors&gt;&lt;author&gt;Methorst, Joel&lt;/author&gt;&lt;author&gt;Bonn, Aletta&lt;/author&gt;&lt;author&gt;Marselle, Melissa&lt;/author&gt;&lt;author&gt;Böhning-Gaese, Katrin&lt;/author&gt;&lt;author&gt;Rehdanz, Katrin&lt;/author&gt;&lt;/authors&gt;&lt;/contributors&gt;&lt;titles&gt;&lt;title&gt;Species richness is positively related to mental health – A study for Germany&lt;/title&gt;&lt;secondary-title&gt;Landscape and Urban Planning&lt;/secondary-title&gt;&lt;/titles&gt;&lt;periodical&gt;&lt;full-title&gt;Landscape and Urban Planning&lt;/full-title&gt;&lt;abbr-1&gt;Landscape Urban Plann.&lt;/abbr-1&gt;&lt;/periodical&gt;&lt;pages&gt;104084&lt;/pages&gt;&lt;volume&gt;211&lt;/volume&gt;&lt;keywords&gt;&lt;keyword&gt;Nature contributions to people&lt;/keyword&gt;&lt;keyword&gt;Ecosystem services&lt;/keyword&gt;&lt;keyword&gt;Biodiversity&lt;/keyword&gt;&lt;keyword&gt;Birds&lt;/keyword&gt;&lt;keyword&gt;Plants&lt;/keyword&gt;&lt;keyword&gt;Human health&lt;/keyword&gt;&lt;/keywords&gt;&lt;dates&gt;&lt;year&gt;2021&lt;/year&gt;&lt;pub-dates&gt;&lt;date&gt;2021/07/01/&lt;/date&gt;&lt;/pub-dates&gt;&lt;/dates&gt;&lt;isbn&gt;0169-2046&lt;/isbn&gt;&lt;urls&gt;&lt;related-urls&gt;&lt;url&gt;https://www.sciencedirect.com/science/article/pii/S0169204621000475&lt;/url&gt;&lt;/related-urls&gt;&lt;/urls&gt;&lt;electronic-resource-num&gt;https://doi.org/10.1016/j.landurbplan.2021.104084&lt;/electronic-resource-num&gt;&lt;/record&gt;&lt;/Cite&gt;&lt;/EndNote&gt;</w:instrText>
      </w:r>
      <w:r w:rsidR="00C22E69">
        <w:rPr>
          <w:rFonts w:ascii="Times New Roman" w:hAnsi="Times New Roman" w:cs="Times New Roman"/>
          <w:sz w:val="24"/>
          <w:szCs w:val="24"/>
          <w:shd w:val="clear" w:color="auto" w:fill="FFFFFF"/>
        </w:rPr>
        <w:fldChar w:fldCharType="separate"/>
      </w:r>
      <w:r w:rsidR="00F322C1">
        <w:rPr>
          <w:rFonts w:ascii="Times New Roman" w:hAnsi="Times New Roman" w:cs="Times New Roman"/>
          <w:noProof/>
          <w:sz w:val="24"/>
          <w:szCs w:val="24"/>
          <w:shd w:val="clear" w:color="auto" w:fill="FFFFFF"/>
        </w:rPr>
        <w:t>(20)</w:t>
      </w:r>
      <w:r w:rsidR="00C22E69">
        <w:rPr>
          <w:rFonts w:ascii="Times New Roman" w:hAnsi="Times New Roman" w:cs="Times New Roman"/>
          <w:sz w:val="24"/>
          <w:szCs w:val="24"/>
          <w:shd w:val="clear" w:color="auto" w:fill="FFFFFF"/>
        </w:rPr>
        <w:fldChar w:fldCharType="end"/>
      </w:r>
      <w:r w:rsidR="00C22E69">
        <w:rPr>
          <w:rFonts w:ascii="Times New Roman" w:hAnsi="Times New Roman" w:cs="Times New Roman"/>
          <w:sz w:val="24"/>
          <w:szCs w:val="24"/>
          <w:shd w:val="clear" w:color="auto" w:fill="FFFFFF"/>
        </w:rPr>
        <w:t>.</w:t>
      </w:r>
    </w:p>
    <w:p w14:paraId="714C5751" w14:textId="77777777" w:rsidR="00F44000" w:rsidRPr="00855F71" w:rsidRDefault="00B24B45" w:rsidP="005D5B4F">
      <w:pPr>
        <w:pStyle w:val="Heading1"/>
      </w:pPr>
      <w:commentRangeStart w:id="27"/>
      <w:r w:rsidRPr="00855F71">
        <w:lastRenderedPageBreak/>
        <w:t>Methods</w:t>
      </w:r>
      <w:commentRangeEnd w:id="27"/>
      <w:r w:rsidR="00721722">
        <w:rPr>
          <w:rStyle w:val="CommentReference"/>
          <w:rFonts w:ascii="Arial" w:hAnsi="Arial"/>
          <w:b w:val="0"/>
          <w:u w:val="none"/>
        </w:rPr>
        <w:commentReference w:id="27"/>
      </w:r>
    </w:p>
    <w:p w14:paraId="6F09B035" w14:textId="1F18064A" w:rsidR="00157760" w:rsidRDefault="00787B2F" w:rsidP="00157760">
      <w:pPr>
        <w:spacing w:after="160" w:line="256" w:lineRule="auto"/>
        <w:ind w:firstLine="720"/>
        <w:rPr>
          <w:rFonts w:ascii="Times New Roman" w:hAnsi="Times New Roman" w:cs="Times New Roman"/>
          <w:color w:val="000000"/>
          <w:sz w:val="24"/>
          <w:szCs w:val="24"/>
          <w:shd w:val="clear" w:color="auto" w:fill="FFFFFF"/>
        </w:rPr>
      </w:pPr>
      <w:r>
        <w:rPr>
          <w:rFonts w:ascii="Times New Roman" w:eastAsia="Times New Roman" w:hAnsi="Times New Roman" w:cs="Times New Roman"/>
          <w:sz w:val="24"/>
          <w:szCs w:val="24"/>
          <w:highlight w:val="white"/>
        </w:rPr>
        <w:t>To focus on the urban population of Canada, we restrict</w:t>
      </w:r>
      <w:r w:rsidR="008F04C2">
        <w:rPr>
          <w:rFonts w:ascii="Times New Roman" w:eastAsia="Times New Roman" w:hAnsi="Times New Roman" w:cs="Times New Roman"/>
          <w:sz w:val="24"/>
          <w:szCs w:val="24"/>
          <w:highlight w:val="white"/>
        </w:rPr>
        <w:t>ed</w:t>
      </w:r>
      <w:r>
        <w:rPr>
          <w:rFonts w:ascii="Times New Roman" w:eastAsia="Times New Roman" w:hAnsi="Times New Roman" w:cs="Times New Roman"/>
          <w:sz w:val="24"/>
          <w:szCs w:val="24"/>
          <w:highlight w:val="white"/>
        </w:rPr>
        <w:t xml:space="preserve"> our analyses to C</w:t>
      </w:r>
      <w:r w:rsidR="00C22E69">
        <w:rPr>
          <w:rFonts w:ascii="Times New Roman" w:eastAsia="Times New Roman" w:hAnsi="Times New Roman" w:cs="Times New Roman"/>
          <w:sz w:val="24"/>
          <w:szCs w:val="24"/>
          <w:highlight w:val="white"/>
        </w:rPr>
        <w:t>anadian Census Metropolitan Areas (CMA, i.e., metropolitan areas with populations &gt;100,000)</w:t>
      </w:r>
      <w:r w:rsidR="00262495">
        <w:rPr>
          <w:rFonts w:ascii="Times New Roman" w:eastAsia="Times New Roman" w:hAnsi="Times New Roman" w:cs="Times New Roman"/>
          <w:sz w:val="24"/>
          <w:szCs w:val="24"/>
          <w:highlight w:val="white"/>
        </w:rPr>
        <w:t xml:space="preserve"> designated as of 2021 (the year of the latest CCHS data)</w:t>
      </w:r>
      <w:r w:rsidR="00C22E69">
        <w:rPr>
          <w:rFonts w:ascii="Times New Roman" w:eastAsia="Times New Roman" w:hAnsi="Times New Roman" w:cs="Times New Roman"/>
          <w:sz w:val="24"/>
          <w:szCs w:val="24"/>
          <w:highlight w:val="white"/>
        </w:rPr>
        <w:t xml:space="preserve">. </w:t>
      </w:r>
      <w:r w:rsidR="00762672">
        <w:rPr>
          <w:rFonts w:ascii="Times New Roman" w:eastAsia="Times New Roman" w:hAnsi="Times New Roman" w:cs="Times New Roman"/>
          <w:sz w:val="24"/>
          <w:szCs w:val="24"/>
        </w:rPr>
        <w:t>Because health data were georeferenced at the six-digit postal code level</w:t>
      </w:r>
      <w:ins w:id="28" w:author="Emma Hudgins" w:date="2023-06-08T12:33:00Z">
        <w:r w:rsidR="00E856F7">
          <w:rPr>
            <w:rFonts w:ascii="Times New Roman" w:eastAsia="Times New Roman" w:hAnsi="Times New Roman" w:cs="Times New Roman"/>
            <w:sz w:val="24"/>
            <w:szCs w:val="24"/>
          </w:rPr>
          <w:t xml:space="preserve"> and many measures of SES (marginalization) and green and blue space were aggregated to this level</w:t>
        </w:r>
      </w:ins>
      <w:r w:rsidR="00762672">
        <w:rPr>
          <w:rFonts w:ascii="Times New Roman" w:eastAsia="Times New Roman" w:hAnsi="Times New Roman" w:cs="Times New Roman"/>
          <w:sz w:val="24"/>
          <w:szCs w:val="24"/>
        </w:rPr>
        <w:t>, b</w:t>
      </w:r>
      <w:r w:rsidR="007E1654">
        <w:rPr>
          <w:rFonts w:ascii="Times New Roman" w:eastAsia="Times New Roman" w:hAnsi="Times New Roman" w:cs="Times New Roman"/>
          <w:sz w:val="24"/>
          <w:szCs w:val="24"/>
        </w:rPr>
        <w:t>iodiversity</w:t>
      </w:r>
      <w:r w:rsidR="00157760">
        <w:rPr>
          <w:rFonts w:ascii="Times New Roman" w:eastAsia="Times New Roman" w:hAnsi="Times New Roman" w:cs="Times New Roman"/>
          <w:sz w:val="24"/>
          <w:szCs w:val="24"/>
        </w:rPr>
        <w:t xml:space="preserve"> </w:t>
      </w:r>
      <w:r w:rsidR="007E1654">
        <w:rPr>
          <w:rFonts w:ascii="Times New Roman" w:eastAsia="Times New Roman" w:hAnsi="Times New Roman" w:cs="Times New Roman"/>
          <w:sz w:val="24"/>
          <w:szCs w:val="24"/>
        </w:rPr>
        <w:t>metrics</w:t>
      </w:r>
      <w:ins w:id="29" w:author="Emma Hudgins" w:date="2023-06-08T12:33:00Z">
        <w:r w:rsidR="00E856F7">
          <w:rPr>
            <w:rFonts w:ascii="Times New Roman" w:eastAsia="Times New Roman" w:hAnsi="Times New Roman" w:cs="Times New Roman"/>
            <w:sz w:val="24"/>
            <w:szCs w:val="24"/>
          </w:rPr>
          <w:t xml:space="preserve"> and</w:t>
        </w:r>
      </w:ins>
      <w:del w:id="30" w:author="Emma Hudgins" w:date="2023-06-08T12:33:00Z">
        <w:r w:rsidR="007E1654" w:rsidDel="00E856F7">
          <w:rPr>
            <w:rFonts w:ascii="Times New Roman" w:eastAsia="Times New Roman" w:hAnsi="Times New Roman" w:cs="Times New Roman"/>
            <w:sz w:val="24"/>
            <w:szCs w:val="24"/>
          </w:rPr>
          <w:delText>,</w:delText>
        </w:r>
      </w:del>
      <w:r w:rsidR="007E1654">
        <w:rPr>
          <w:rFonts w:ascii="Times New Roman" w:eastAsia="Times New Roman" w:hAnsi="Times New Roman" w:cs="Times New Roman"/>
          <w:sz w:val="24"/>
          <w:szCs w:val="24"/>
        </w:rPr>
        <w:t xml:space="preserve"> </w:t>
      </w:r>
      <w:commentRangeStart w:id="31"/>
      <w:r w:rsidR="007E1654">
        <w:rPr>
          <w:rFonts w:ascii="Times New Roman" w:eastAsia="Times New Roman" w:hAnsi="Times New Roman" w:cs="Times New Roman"/>
          <w:sz w:val="24"/>
          <w:szCs w:val="24"/>
        </w:rPr>
        <w:t>other measures of green and blue space</w:t>
      </w:r>
      <w:ins w:id="32" w:author="Emma Hudgins" w:date="2023-06-08T12:33:00Z">
        <w:r w:rsidR="00E856F7">
          <w:rPr>
            <w:rFonts w:ascii="Times New Roman" w:eastAsia="Times New Roman" w:hAnsi="Times New Roman" w:cs="Times New Roman"/>
            <w:sz w:val="24"/>
            <w:szCs w:val="24"/>
          </w:rPr>
          <w:t xml:space="preserve"> </w:t>
        </w:r>
      </w:ins>
      <w:del w:id="33" w:author="Emma Hudgins" w:date="2023-06-08T12:33:00Z">
        <w:r w:rsidR="007E1654" w:rsidDel="00E856F7">
          <w:rPr>
            <w:rFonts w:ascii="Times New Roman" w:eastAsia="Times New Roman" w:hAnsi="Times New Roman" w:cs="Times New Roman"/>
            <w:sz w:val="24"/>
            <w:szCs w:val="24"/>
          </w:rPr>
          <w:delText xml:space="preserve">, and </w:delText>
        </w:r>
        <w:commentRangeStart w:id="34"/>
        <w:r w:rsidR="007E1654" w:rsidDel="00E856F7">
          <w:rPr>
            <w:rFonts w:ascii="Times New Roman" w:eastAsia="Times New Roman" w:hAnsi="Times New Roman" w:cs="Times New Roman"/>
            <w:sz w:val="24"/>
            <w:szCs w:val="24"/>
          </w:rPr>
          <w:delText>socio-economic status</w:delText>
        </w:r>
      </w:del>
      <w:ins w:id="35" w:author="Prince Ware, Stephanie (PHAC/ASPC)" w:date="2023-05-09T10:19:00Z">
        <w:del w:id="36" w:author="Emma Hudgins" w:date="2023-06-08T12:33:00Z">
          <w:r w:rsidR="00285C8A" w:rsidDel="00E856F7">
            <w:rPr>
              <w:rFonts w:ascii="Times New Roman" w:eastAsia="Times New Roman" w:hAnsi="Times New Roman" w:cs="Times New Roman"/>
              <w:sz w:val="24"/>
              <w:szCs w:val="24"/>
            </w:rPr>
            <w:delText>SES</w:delText>
          </w:r>
        </w:del>
      </w:ins>
      <w:del w:id="37" w:author="Emma Hudgins" w:date="2023-06-08T12:33:00Z">
        <w:r w:rsidR="007E1654" w:rsidDel="00E856F7">
          <w:rPr>
            <w:rFonts w:ascii="Times New Roman" w:eastAsia="Times New Roman" w:hAnsi="Times New Roman" w:cs="Times New Roman"/>
            <w:sz w:val="24"/>
            <w:szCs w:val="24"/>
          </w:rPr>
          <w:delText xml:space="preserve"> (marginalization)</w:delText>
        </w:r>
        <w:r w:rsidR="00157760" w:rsidDel="00E856F7">
          <w:rPr>
            <w:rFonts w:ascii="Times New Roman" w:eastAsia="Times New Roman" w:hAnsi="Times New Roman" w:cs="Times New Roman"/>
            <w:sz w:val="24"/>
            <w:szCs w:val="24"/>
          </w:rPr>
          <w:delText xml:space="preserve"> </w:delText>
        </w:r>
        <w:commentRangeEnd w:id="34"/>
        <w:r w:rsidR="0089742E" w:rsidDel="00E856F7">
          <w:rPr>
            <w:rStyle w:val="CommentReference"/>
          </w:rPr>
          <w:commentReference w:id="34"/>
        </w:r>
      </w:del>
      <w:r w:rsidR="00157760">
        <w:rPr>
          <w:rFonts w:ascii="Times New Roman" w:eastAsia="Times New Roman" w:hAnsi="Times New Roman" w:cs="Times New Roman"/>
          <w:sz w:val="24"/>
          <w:szCs w:val="24"/>
        </w:rPr>
        <w:t xml:space="preserve">were aggregated </w:t>
      </w:r>
      <w:r w:rsidR="00762672">
        <w:rPr>
          <w:rFonts w:ascii="Times New Roman" w:eastAsia="Times New Roman" w:hAnsi="Times New Roman" w:cs="Times New Roman"/>
          <w:sz w:val="24"/>
          <w:szCs w:val="24"/>
        </w:rPr>
        <w:t>by postal code</w:t>
      </w:r>
      <w:commentRangeEnd w:id="31"/>
      <w:r w:rsidR="00E856F7">
        <w:rPr>
          <w:rStyle w:val="CommentReference"/>
        </w:rPr>
        <w:commentReference w:id="31"/>
      </w:r>
      <w:r w:rsidR="00157760" w:rsidRPr="008D38FA">
        <w:rPr>
          <w:rFonts w:ascii="Times New Roman" w:hAnsi="Times New Roman" w:cs="Times New Roman"/>
          <w:sz w:val="24"/>
          <w:szCs w:val="24"/>
        </w:rPr>
        <w:t xml:space="preserve">, </w:t>
      </w:r>
      <w:r w:rsidR="00F6263D">
        <w:rPr>
          <w:rFonts w:ascii="Times New Roman" w:hAnsi="Times New Roman" w:cs="Times New Roman"/>
          <w:sz w:val="24"/>
          <w:szCs w:val="24"/>
        </w:rPr>
        <w:t>based on reference data from February 2021</w:t>
      </w:r>
      <w:r w:rsidR="00157760" w:rsidRPr="0089049E">
        <w:rPr>
          <w:rFonts w:ascii="Times New Roman" w:hAnsi="Times New Roman" w:cs="Times New Roman"/>
          <w:color w:val="000000"/>
          <w:sz w:val="24"/>
          <w:szCs w:val="24"/>
          <w:shd w:val="clear" w:color="auto" w:fill="FFFFFF"/>
        </w:rPr>
        <w:t>.</w:t>
      </w:r>
      <w:r w:rsidR="00157760">
        <w:rPr>
          <w:rFonts w:ascii="Times New Roman" w:hAnsi="Times New Roman" w:cs="Times New Roman"/>
          <w:color w:val="000000"/>
          <w:sz w:val="24"/>
          <w:szCs w:val="24"/>
          <w:shd w:val="clear" w:color="auto" w:fill="FFFFFF"/>
        </w:rPr>
        <w:t xml:space="preserve"> </w:t>
      </w:r>
      <w:r w:rsidR="00694957">
        <w:rPr>
          <w:rFonts w:ascii="Times New Roman" w:hAnsi="Times New Roman" w:cs="Times New Roman"/>
          <w:color w:val="000000"/>
          <w:sz w:val="24"/>
          <w:szCs w:val="24"/>
          <w:shd w:val="clear" w:color="auto" w:fill="FFFFFF"/>
        </w:rPr>
        <w:t xml:space="preserve">We then used postal codes to link all data sources. </w:t>
      </w:r>
      <w:r w:rsidR="00224A25">
        <w:rPr>
          <w:rFonts w:ascii="Times New Roman" w:hAnsi="Times New Roman" w:cs="Times New Roman"/>
          <w:color w:val="000000"/>
          <w:sz w:val="24"/>
          <w:szCs w:val="24"/>
          <w:shd w:val="clear" w:color="auto" w:fill="FFFFFF"/>
        </w:rPr>
        <w:t xml:space="preserve">To reduce </w:t>
      </w:r>
      <w:ins w:id="38" w:author="Prince Ware, Stephanie (PHAC/ASPC)" w:date="2023-05-09T10:19:00Z">
        <w:r w:rsidR="00285C8A">
          <w:rPr>
            <w:rFonts w:ascii="Times New Roman" w:hAnsi="Times New Roman" w:cs="Times New Roman"/>
            <w:color w:val="000000"/>
            <w:sz w:val="24"/>
            <w:szCs w:val="24"/>
            <w:shd w:val="clear" w:color="auto" w:fill="FFFFFF"/>
          </w:rPr>
          <w:t xml:space="preserve">within postal code variability, </w:t>
        </w:r>
      </w:ins>
      <w:del w:id="39" w:author="Prince Ware, Stephanie (PHAC/ASPC)" w:date="2023-05-09T10:20:00Z">
        <w:r w:rsidR="00224A25" w:rsidDel="00285C8A">
          <w:rPr>
            <w:rFonts w:ascii="Times New Roman" w:hAnsi="Times New Roman" w:cs="Times New Roman"/>
            <w:color w:val="000000"/>
            <w:sz w:val="24"/>
            <w:szCs w:val="24"/>
            <w:shd w:val="clear" w:color="auto" w:fill="FFFFFF"/>
          </w:rPr>
          <w:delText>variation in the</w:delText>
        </w:r>
        <w:r w:rsidR="00157760" w:rsidDel="00285C8A">
          <w:rPr>
            <w:rFonts w:ascii="Times New Roman" w:hAnsi="Times New Roman" w:cs="Times New Roman"/>
            <w:color w:val="000000"/>
            <w:sz w:val="24"/>
            <w:szCs w:val="24"/>
            <w:shd w:val="clear" w:color="auto" w:fill="FFFFFF"/>
          </w:rPr>
          <w:delText xml:space="preserve"> area of a postal code</w:delText>
        </w:r>
        <w:r w:rsidR="00630818" w:rsidDel="00285C8A">
          <w:rPr>
            <w:rFonts w:ascii="Times New Roman" w:hAnsi="Times New Roman" w:cs="Times New Roman"/>
            <w:color w:val="000000"/>
            <w:sz w:val="24"/>
            <w:szCs w:val="24"/>
            <w:shd w:val="clear" w:color="auto" w:fill="FFFFFF"/>
          </w:rPr>
          <w:delText xml:space="preserve"> and eliminate the small number of </w:delText>
        </w:r>
      </w:del>
      <w:r w:rsidR="00630818">
        <w:rPr>
          <w:rFonts w:ascii="Times New Roman" w:hAnsi="Times New Roman" w:cs="Times New Roman"/>
          <w:color w:val="000000"/>
          <w:sz w:val="24"/>
          <w:szCs w:val="24"/>
          <w:shd w:val="clear" w:color="auto" w:fill="FFFFFF"/>
        </w:rPr>
        <w:t>very large postal codes in CMAS</w:t>
      </w:r>
      <w:del w:id="40" w:author="Prince Ware, Stephanie (PHAC/ASPC)" w:date="2023-05-09T10:20:00Z">
        <w:r w:rsidR="00224A25" w:rsidDel="00285C8A">
          <w:rPr>
            <w:rFonts w:ascii="Times New Roman" w:hAnsi="Times New Roman" w:cs="Times New Roman"/>
            <w:color w:val="000000"/>
            <w:sz w:val="24"/>
            <w:szCs w:val="24"/>
            <w:shd w:val="clear" w:color="auto" w:fill="FFFFFF"/>
          </w:rPr>
          <w:delText>, we excluded those</w:delText>
        </w:r>
      </w:del>
      <w:r w:rsidR="00224A25">
        <w:rPr>
          <w:rFonts w:ascii="Times New Roman" w:hAnsi="Times New Roman" w:cs="Times New Roman"/>
          <w:color w:val="000000"/>
          <w:sz w:val="24"/>
          <w:szCs w:val="24"/>
          <w:shd w:val="clear" w:color="auto" w:fill="FFFFFF"/>
        </w:rPr>
        <w:t xml:space="preserve"> with an area &gt;</w:t>
      </w:r>
      <w:r w:rsidR="00630818">
        <w:rPr>
          <w:rFonts w:ascii="Times New Roman" w:hAnsi="Times New Roman" w:cs="Times New Roman"/>
          <w:color w:val="000000"/>
          <w:sz w:val="24"/>
          <w:szCs w:val="24"/>
          <w:shd w:val="clear" w:color="auto" w:fill="FFFFFF"/>
        </w:rPr>
        <w:t>16 km</w:t>
      </w:r>
      <w:r w:rsidR="00630818">
        <w:rPr>
          <w:rFonts w:ascii="Times New Roman" w:hAnsi="Times New Roman" w:cs="Times New Roman"/>
          <w:color w:val="000000"/>
          <w:sz w:val="24"/>
          <w:szCs w:val="24"/>
          <w:shd w:val="clear" w:color="auto" w:fill="FFFFFF"/>
          <w:vertAlign w:val="superscript"/>
        </w:rPr>
        <w:t>2</w:t>
      </w:r>
      <w:r w:rsidR="00630818">
        <w:rPr>
          <w:rFonts w:ascii="Times New Roman" w:hAnsi="Times New Roman" w:cs="Times New Roman"/>
          <w:color w:val="000000"/>
          <w:sz w:val="24"/>
          <w:szCs w:val="24"/>
          <w:shd w:val="clear" w:color="auto" w:fill="FFFFFF"/>
        </w:rPr>
        <w:t xml:space="preserve"> (</w:t>
      </w:r>
      <w:del w:id="41" w:author="Prince Ware, Stephanie (PHAC/ASPC)" w:date="2023-05-09T10:20:00Z">
        <w:r w:rsidR="00262495" w:rsidDel="00285C8A">
          <w:rPr>
            <w:rFonts w:ascii="Times New Roman" w:hAnsi="Times New Roman" w:cs="Times New Roman"/>
            <w:color w:val="000000"/>
            <w:sz w:val="24"/>
            <w:szCs w:val="24"/>
            <w:shd w:val="clear" w:color="auto" w:fill="FFFFFF"/>
          </w:rPr>
          <w:delText xml:space="preserve">above </w:delText>
        </w:r>
      </w:del>
      <w:ins w:id="42" w:author="Prince Ware, Stephanie (PHAC/ASPC)" w:date="2023-05-09T10:20:00Z">
        <w:r w:rsidR="00285C8A">
          <w:rPr>
            <w:rFonts w:ascii="Times New Roman" w:hAnsi="Times New Roman" w:cs="Times New Roman"/>
            <w:color w:val="000000"/>
            <w:sz w:val="24"/>
            <w:szCs w:val="24"/>
            <w:shd w:val="clear" w:color="auto" w:fill="FFFFFF"/>
          </w:rPr>
          <w:t>&gt;</w:t>
        </w:r>
      </w:ins>
      <w:del w:id="43" w:author="Prince Ware, Stephanie (PHAC/ASPC)" w:date="2023-05-09T10:20:00Z">
        <w:r w:rsidR="00262495" w:rsidDel="00285C8A">
          <w:rPr>
            <w:rFonts w:ascii="Times New Roman" w:hAnsi="Times New Roman" w:cs="Times New Roman"/>
            <w:color w:val="000000"/>
            <w:sz w:val="24"/>
            <w:szCs w:val="24"/>
            <w:shd w:val="clear" w:color="auto" w:fill="FFFFFF"/>
          </w:rPr>
          <w:delText xml:space="preserve">the </w:delText>
        </w:r>
      </w:del>
      <w:r w:rsidR="00262495">
        <w:rPr>
          <w:rFonts w:ascii="Times New Roman" w:hAnsi="Times New Roman" w:cs="Times New Roman"/>
          <w:color w:val="000000"/>
          <w:sz w:val="24"/>
          <w:szCs w:val="24"/>
          <w:shd w:val="clear" w:color="auto" w:fill="FFFFFF"/>
        </w:rPr>
        <w:t>75</w:t>
      </w:r>
      <w:r w:rsidR="00262495" w:rsidRPr="005D5B4F">
        <w:rPr>
          <w:rFonts w:ascii="Times New Roman" w:hAnsi="Times New Roman" w:cs="Times New Roman"/>
          <w:color w:val="000000"/>
          <w:sz w:val="24"/>
          <w:szCs w:val="24"/>
          <w:shd w:val="clear" w:color="auto" w:fill="FFFFFF"/>
          <w:vertAlign w:val="superscript"/>
        </w:rPr>
        <w:t>th</w:t>
      </w:r>
      <w:r w:rsidR="00262495">
        <w:rPr>
          <w:rFonts w:ascii="Times New Roman" w:hAnsi="Times New Roman" w:cs="Times New Roman"/>
          <w:color w:val="000000"/>
          <w:sz w:val="24"/>
          <w:szCs w:val="24"/>
          <w:shd w:val="clear" w:color="auto" w:fill="FFFFFF"/>
        </w:rPr>
        <w:t xml:space="preserve"> percentile</w:t>
      </w:r>
      <w:r w:rsidR="00630818">
        <w:rPr>
          <w:rFonts w:ascii="Times New Roman" w:hAnsi="Times New Roman" w:cs="Times New Roman"/>
          <w:color w:val="000000"/>
          <w:sz w:val="24"/>
          <w:szCs w:val="24"/>
          <w:shd w:val="clear" w:color="auto" w:fill="FFFFFF"/>
        </w:rPr>
        <w:t>)</w:t>
      </w:r>
      <w:ins w:id="44" w:author="Prince Ware, Stephanie (PHAC/ASPC)" w:date="2023-05-09T10:20:00Z">
        <w:r w:rsidR="00285C8A">
          <w:rPr>
            <w:rFonts w:ascii="Times New Roman" w:hAnsi="Times New Roman" w:cs="Times New Roman"/>
            <w:color w:val="000000"/>
            <w:sz w:val="24"/>
            <w:szCs w:val="24"/>
            <w:shd w:val="clear" w:color="auto" w:fill="FFFFFF"/>
          </w:rPr>
          <w:t xml:space="preserve"> were excluded</w:t>
        </w:r>
      </w:ins>
      <w:r w:rsidR="00424DA6">
        <w:rPr>
          <w:rFonts w:ascii="Times New Roman" w:hAnsi="Times New Roman" w:cs="Times New Roman"/>
          <w:color w:val="000000"/>
          <w:sz w:val="24"/>
          <w:szCs w:val="24"/>
          <w:shd w:val="clear" w:color="auto" w:fill="FFFFFF"/>
        </w:rPr>
        <w:t xml:space="preserve">. </w:t>
      </w:r>
      <w:r w:rsidR="00424DA6">
        <w:rPr>
          <w:rFonts w:ascii="Times New Roman" w:eastAsia="Times New Roman" w:hAnsi="Times New Roman" w:cs="Times New Roman"/>
          <w:sz w:val="24"/>
          <w:szCs w:val="24"/>
        </w:rPr>
        <w:t xml:space="preserve">All </w:t>
      </w:r>
      <w:del w:id="45" w:author="Prince Ware, Stephanie (PHAC/ASPC)" w:date="2023-05-09T10:20:00Z">
        <w:r w:rsidR="00424DA6" w:rsidDel="00285C8A">
          <w:rPr>
            <w:rFonts w:ascii="Times New Roman" w:eastAsia="Times New Roman" w:hAnsi="Times New Roman" w:cs="Times New Roman"/>
            <w:sz w:val="24"/>
            <w:szCs w:val="24"/>
          </w:rPr>
          <w:delText xml:space="preserve">data wrangling and </w:delText>
        </w:r>
      </w:del>
      <w:r w:rsidR="00424DA6">
        <w:rPr>
          <w:rFonts w:ascii="Times New Roman" w:eastAsia="Times New Roman" w:hAnsi="Times New Roman" w:cs="Times New Roman"/>
          <w:sz w:val="24"/>
          <w:szCs w:val="24"/>
        </w:rPr>
        <w:t>analyses were performed in R statistical software</w:t>
      </w:r>
      <w:r w:rsidR="00424DA6" w:rsidRPr="00424DA6">
        <w:rPr>
          <w:rFonts w:ascii="Times New Roman" w:hAnsi="Times New Roman" w:cs="Times New Roman"/>
          <w:color w:val="000000"/>
          <w:sz w:val="24"/>
          <w:szCs w:val="24"/>
          <w:shd w:val="clear" w:color="auto" w:fill="FFFFFF"/>
        </w:rPr>
        <w:t xml:space="preserve"> </w:t>
      </w:r>
      <w:r w:rsidR="00424DA6" w:rsidRPr="0089049E">
        <w:rPr>
          <w:rFonts w:ascii="Times New Roman" w:hAnsi="Times New Roman" w:cs="Times New Roman"/>
          <w:color w:val="000000"/>
          <w:sz w:val="24"/>
          <w:szCs w:val="24"/>
          <w:shd w:val="clear" w:color="auto" w:fill="FFFFFF"/>
        </w:rPr>
        <w:t xml:space="preserve">version 4.2.1 </w:t>
      </w:r>
      <w:r w:rsidR="00424DA6" w:rsidRPr="0089049E">
        <w:rPr>
          <w:rFonts w:ascii="Times New Roman" w:hAnsi="Times New Roman" w:cs="Times New Roman"/>
          <w:color w:val="000000"/>
          <w:sz w:val="24"/>
          <w:szCs w:val="24"/>
          <w:shd w:val="clear" w:color="auto" w:fill="FFFFFF"/>
        </w:rPr>
        <w:fldChar w:fldCharType="begin"/>
      </w:r>
      <w:r w:rsidR="00424DA6">
        <w:rPr>
          <w:rFonts w:ascii="Times New Roman" w:hAnsi="Times New Roman" w:cs="Times New Roman"/>
          <w:color w:val="000000"/>
          <w:sz w:val="24"/>
          <w:szCs w:val="24"/>
          <w:shd w:val="clear" w:color="auto" w:fill="FFFFFF"/>
        </w:rPr>
        <w:instrText xml:space="preserve"> ADDIN EN.CITE &lt;EndNote&gt;&lt;Cite&gt;&lt;Author&gt;R Core Team&lt;/Author&gt;&lt;Year&gt;2022&lt;/Year&gt;&lt;RecNum&gt;3431&lt;/RecNum&gt;&lt;DisplayText&gt;(42)&lt;/DisplayText&gt;&lt;record&gt;&lt;rec-number&gt;3431&lt;/rec-number&gt;&lt;foreign-keys&gt;&lt;key app="EN" db-id="0tx92atzmzfz91ee2f5xfzeiwz5vpr2zdzzv" timestamp="1548958471"&gt;3431&lt;/key&gt;&lt;/foreign-keys&gt;&lt;ref-type name="Computer Program"&gt;9&lt;/ref-type&gt;&lt;contributors&gt;&lt;authors&gt;&lt;author&gt;R Core Team,&lt;/author&gt;&lt;/authors&gt;&lt;/contributors&gt;&lt;titles&gt;&lt;title&gt;R: A language and environment for statistical computing&lt;/title&gt;&lt;/titles&gt;&lt;dates&gt;&lt;year&gt;2022&lt;/year&gt;&lt;/dates&gt;&lt;pub-location&gt;Vienna, Austria&lt;/pub-location&gt;&lt;publisher&gt;R Foundation for Statistical Computing&lt;/publisher&gt;&lt;urls&gt;&lt;related-urls&gt;&lt;url&gt;https://www.R-project.org/&lt;/url&gt;&lt;/related-urls&gt;&lt;/urls&gt;&lt;/record&gt;&lt;/Cite&gt;&lt;/EndNote&gt;</w:instrText>
      </w:r>
      <w:r w:rsidR="00424DA6" w:rsidRPr="0089049E">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(42)</w:t>
      </w:r>
      <w:r w:rsidR="00424DA6" w:rsidRPr="0089049E">
        <w:rPr>
          <w:rFonts w:ascii="Times New Roman" w:hAnsi="Times New Roman" w:cs="Times New Roman"/>
          <w:color w:val="000000"/>
          <w:sz w:val="24"/>
          <w:szCs w:val="24"/>
          <w:shd w:val="clear" w:color="auto" w:fill="FFFFFF"/>
        </w:rPr>
        <w:fldChar w:fldCharType="end"/>
      </w:r>
      <w:r w:rsidR="00424DA6">
        <w:rPr>
          <w:rFonts w:ascii="Times New Roman" w:eastAsia="Times New Roman" w:hAnsi="Times New Roman" w:cs="Times New Roman"/>
          <w:sz w:val="24"/>
          <w:szCs w:val="24"/>
        </w:rPr>
        <w:t>.</w:t>
      </w:r>
    </w:p>
    <w:p w14:paraId="1C24EE39" w14:textId="77777777" w:rsidR="007E1654" w:rsidRDefault="007E1654" w:rsidP="005D5B4F">
      <w:pPr>
        <w:pStyle w:val="Heading2"/>
        <w:rPr>
          <w:i w:val="0"/>
        </w:rPr>
      </w:pPr>
      <w:r>
        <w:t>Health data source</w:t>
      </w:r>
    </w:p>
    <w:p w14:paraId="41B9DF62" w14:textId="1ED40298" w:rsidR="00762672" w:rsidRDefault="00B24B45" w:rsidP="00890B86">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907AE">
        <w:rPr>
          <w:rFonts w:ascii="Times New Roman" w:eastAsia="Times New Roman" w:hAnsi="Times New Roman" w:cs="Times New Roman"/>
          <w:sz w:val="24"/>
          <w:szCs w:val="24"/>
        </w:rPr>
        <w:t xml:space="preserve">CCHS </w:t>
      </w:r>
      <w:r>
        <w:rPr>
          <w:rFonts w:ascii="Times New Roman" w:eastAsia="Times New Roman" w:hAnsi="Times New Roman" w:cs="Times New Roman"/>
          <w:sz w:val="24"/>
          <w:szCs w:val="24"/>
        </w:rPr>
        <w:t xml:space="preserve">is </w:t>
      </w:r>
      <w:r w:rsidR="00890B86">
        <w:rPr>
          <w:rFonts w:ascii="Times New Roman" w:eastAsia="Times New Roman" w:hAnsi="Times New Roman" w:cs="Times New Roman"/>
          <w:sz w:val="24"/>
          <w:szCs w:val="24"/>
        </w:rPr>
        <w:t xml:space="preserve">a </w:t>
      </w:r>
      <w:r w:rsidR="00DC0ABC">
        <w:rPr>
          <w:rFonts w:ascii="Times New Roman" w:eastAsia="Times New Roman" w:hAnsi="Times New Roman" w:cs="Times New Roman"/>
          <w:sz w:val="24"/>
          <w:szCs w:val="24"/>
        </w:rPr>
        <w:t xml:space="preserve">repeated </w:t>
      </w:r>
      <w:r w:rsidR="00890B86">
        <w:rPr>
          <w:rFonts w:ascii="Times New Roman" w:eastAsia="Times New Roman" w:hAnsi="Times New Roman" w:cs="Times New Roman"/>
          <w:sz w:val="24"/>
          <w:szCs w:val="24"/>
        </w:rPr>
        <w:t xml:space="preserve">cross-sectional survey </w:t>
      </w:r>
      <w:r>
        <w:rPr>
          <w:rFonts w:ascii="Times New Roman" w:eastAsia="Times New Roman" w:hAnsi="Times New Roman" w:cs="Times New Roman"/>
          <w:sz w:val="24"/>
          <w:szCs w:val="24"/>
        </w:rPr>
        <w:t xml:space="preserve">administered annually </w:t>
      </w:r>
      <w:r w:rsidR="007458C3">
        <w:rPr>
          <w:rFonts w:ascii="Times New Roman" w:eastAsia="Times New Roman" w:hAnsi="Times New Roman" w:cs="Times New Roman"/>
          <w:sz w:val="24"/>
          <w:szCs w:val="24"/>
        </w:rPr>
        <w:t>to collect data on</w:t>
      </w:r>
      <w:r w:rsidR="00DC0ABC">
        <w:rPr>
          <w:rFonts w:ascii="Times New Roman" w:eastAsia="Times New Roman" w:hAnsi="Times New Roman" w:cs="Times New Roman"/>
          <w:sz w:val="24"/>
          <w:szCs w:val="24"/>
        </w:rPr>
        <w:t xml:space="preserve"> the</w:t>
      </w:r>
      <w:r w:rsidR="007458C3">
        <w:rPr>
          <w:rFonts w:ascii="Times New Roman" w:eastAsia="Times New Roman" w:hAnsi="Times New Roman" w:cs="Times New Roman"/>
          <w:sz w:val="24"/>
          <w:szCs w:val="24"/>
        </w:rPr>
        <w:t xml:space="preserve"> health status</w:t>
      </w:r>
      <w:r w:rsidR="00890B86">
        <w:rPr>
          <w:rFonts w:ascii="Times New Roman" w:eastAsia="Times New Roman" w:hAnsi="Times New Roman" w:cs="Times New Roman"/>
          <w:sz w:val="24"/>
          <w:szCs w:val="24"/>
        </w:rPr>
        <w:t>, health care use,</w:t>
      </w:r>
      <w:r w:rsidR="007458C3">
        <w:rPr>
          <w:rFonts w:ascii="Times New Roman" w:eastAsia="Times New Roman" w:hAnsi="Times New Roman" w:cs="Times New Roman"/>
          <w:sz w:val="24"/>
          <w:szCs w:val="24"/>
        </w:rPr>
        <w:t xml:space="preserve"> and health determinants </w:t>
      </w:r>
      <w:r w:rsidR="00DC0ABC">
        <w:rPr>
          <w:rFonts w:ascii="Times New Roman" w:eastAsia="Times New Roman" w:hAnsi="Times New Roman" w:cs="Times New Roman"/>
          <w:sz w:val="24"/>
          <w:szCs w:val="24"/>
        </w:rPr>
        <w:t xml:space="preserve">of </w:t>
      </w:r>
      <w:r w:rsidR="007458C3">
        <w:rPr>
          <w:rFonts w:ascii="Times New Roman" w:eastAsia="Times New Roman" w:hAnsi="Times New Roman" w:cs="Times New Roman"/>
          <w:sz w:val="24"/>
          <w:szCs w:val="24"/>
        </w:rPr>
        <w:t xml:space="preserve">Canadians. </w:t>
      </w:r>
      <w:r w:rsidR="00DC0ABC">
        <w:rPr>
          <w:rFonts w:ascii="Times New Roman" w:hAnsi="Times New Roman" w:cs="Times New Roman"/>
          <w:sz w:val="24"/>
          <w:szCs w:val="24"/>
        </w:rPr>
        <w:t xml:space="preserve">The CCHS uses </w:t>
      </w:r>
      <w:r w:rsidR="0058648D" w:rsidRPr="0058648D">
        <w:rPr>
          <w:rFonts w:ascii="Times New Roman" w:hAnsi="Times New Roman" w:cs="Times New Roman"/>
          <w:sz w:val="24"/>
          <w:szCs w:val="24"/>
        </w:rPr>
        <w:t>computer and telephone assisted interview software</w:t>
      </w:r>
      <w:r w:rsidR="00890B86">
        <w:rPr>
          <w:rFonts w:ascii="Times New Roman" w:hAnsi="Times New Roman" w:cs="Times New Roman"/>
          <w:sz w:val="24"/>
          <w:szCs w:val="24"/>
        </w:rPr>
        <w:t xml:space="preserve"> and respondents provide detailed information on &gt;1000 demographic and health-related variables</w:t>
      </w:r>
      <w:r w:rsidR="0058648D" w:rsidRPr="0058648D">
        <w:rPr>
          <w:rFonts w:ascii="Times New Roman" w:hAnsi="Times New Roman" w:cs="Times New Roman"/>
          <w:sz w:val="24"/>
          <w:szCs w:val="24"/>
        </w:rPr>
        <w:t>.</w:t>
      </w:r>
      <w:r w:rsidR="0058648D" w:rsidRPr="0058648D">
        <w:rPr>
          <w:rFonts w:ascii="Georgia" w:hAnsi="Georgia"/>
          <w:sz w:val="27"/>
          <w:szCs w:val="27"/>
        </w:rPr>
        <w:t> </w:t>
      </w:r>
      <w:r w:rsidR="00C6040B">
        <w:rPr>
          <w:rFonts w:ascii="Times New Roman" w:eastAsia="Times New Roman" w:hAnsi="Times New Roman" w:cs="Times New Roman"/>
          <w:sz w:val="24"/>
          <w:szCs w:val="24"/>
        </w:rPr>
        <w:t xml:space="preserve">Survey participants are aged 12 years and older, excluding full-time members of the Canadian Armed Forces, residents of </w:t>
      </w:r>
      <w:r w:rsidR="00084873">
        <w:rPr>
          <w:rFonts w:ascii="Times New Roman" w:eastAsia="Times New Roman" w:hAnsi="Times New Roman" w:cs="Times New Roman"/>
          <w:sz w:val="24"/>
          <w:szCs w:val="24"/>
        </w:rPr>
        <w:t xml:space="preserve">Indigenous </w:t>
      </w:r>
      <w:r w:rsidR="00C6040B">
        <w:rPr>
          <w:rFonts w:ascii="Times New Roman" w:eastAsia="Times New Roman" w:hAnsi="Times New Roman" w:cs="Times New Roman"/>
          <w:sz w:val="24"/>
          <w:szCs w:val="24"/>
        </w:rPr>
        <w:t>reserves, and individuals living in institutions</w:t>
      </w:r>
      <w:r w:rsidR="00890B86">
        <w:rPr>
          <w:rFonts w:ascii="Times New Roman" w:eastAsia="Times New Roman" w:hAnsi="Times New Roman" w:cs="Times New Roman"/>
          <w:sz w:val="24"/>
          <w:szCs w:val="24"/>
        </w:rPr>
        <w:t xml:space="preserve"> (</w:t>
      </w:r>
      <w:r w:rsidR="00481945">
        <w:rPr>
          <w:rFonts w:ascii="Times New Roman" w:eastAsia="Times New Roman" w:hAnsi="Times New Roman" w:cs="Times New Roman"/>
          <w:sz w:val="24"/>
          <w:szCs w:val="24"/>
        </w:rPr>
        <w:t xml:space="preserve">the final sample </w:t>
      </w:r>
      <w:r w:rsidR="000D11D5">
        <w:rPr>
          <w:rFonts w:ascii="Times New Roman" w:eastAsia="Times New Roman" w:hAnsi="Times New Roman" w:cs="Times New Roman"/>
          <w:sz w:val="24"/>
          <w:szCs w:val="24"/>
        </w:rPr>
        <w:t xml:space="preserve">is </w:t>
      </w:r>
      <w:r w:rsidR="00DC0ABC">
        <w:rPr>
          <w:rFonts w:ascii="Times New Roman" w:eastAsia="Times New Roman" w:hAnsi="Times New Roman" w:cs="Times New Roman"/>
          <w:sz w:val="24"/>
          <w:szCs w:val="24"/>
        </w:rPr>
        <w:t>represent</w:t>
      </w:r>
      <w:r w:rsidR="000D11D5">
        <w:rPr>
          <w:rFonts w:ascii="Times New Roman" w:eastAsia="Times New Roman" w:hAnsi="Times New Roman" w:cs="Times New Roman"/>
          <w:sz w:val="24"/>
          <w:szCs w:val="24"/>
        </w:rPr>
        <w:t>ative of</w:t>
      </w:r>
      <w:r w:rsidR="00DC0ABC">
        <w:rPr>
          <w:rFonts w:ascii="Times New Roman" w:eastAsia="Times New Roman" w:hAnsi="Times New Roman" w:cs="Times New Roman"/>
          <w:sz w:val="24"/>
          <w:szCs w:val="24"/>
        </w:rPr>
        <w:t xml:space="preserve"> </w:t>
      </w:r>
      <w:r w:rsidR="00890B86">
        <w:rPr>
          <w:rFonts w:ascii="Times New Roman" w:eastAsia="Times New Roman" w:hAnsi="Times New Roman" w:cs="Times New Roman"/>
          <w:sz w:val="24"/>
          <w:szCs w:val="24"/>
        </w:rPr>
        <w:t>~98% of Canadians)</w:t>
      </w:r>
      <w:r w:rsidR="00C6040B">
        <w:rPr>
          <w:rFonts w:ascii="Times New Roman" w:eastAsia="Times New Roman" w:hAnsi="Times New Roman" w:cs="Times New Roman"/>
          <w:sz w:val="24"/>
          <w:szCs w:val="24"/>
        </w:rPr>
        <w:t>.</w:t>
      </w:r>
      <w:r w:rsidR="000C40B1">
        <w:rPr>
          <w:rFonts w:ascii="Times New Roman" w:eastAsia="Times New Roman" w:hAnsi="Times New Roman" w:cs="Times New Roman"/>
          <w:sz w:val="24"/>
          <w:szCs w:val="24"/>
        </w:rPr>
        <w:t xml:space="preserve"> </w:t>
      </w:r>
      <w:r w:rsidR="00481945">
        <w:rPr>
          <w:rFonts w:ascii="Times New Roman" w:eastAsia="Times New Roman" w:hAnsi="Times New Roman" w:cs="Times New Roman"/>
          <w:sz w:val="24"/>
          <w:szCs w:val="24"/>
        </w:rPr>
        <w:t xml:space="preserve">From 2007 onwards, approximately 65,000 respondents were interviewed each year </w:t>
      </w:r>
      <w:r w:rsidR="00481945">
        <w:rPr>
          <w:rFonts w:ascii="Times New Roman" w:eastAsia="Times New Roman" w:hAnsi="Times New Roman" w:cs="Times New Roman"/>
          <w:sz w:val="24"/>
          <w:szCs w:val="24"/>
        </w:rPr>
        <w:fldChar w:fldCharType="begin"/>
      </w:r>
      <w:r w:rsidR="00424DA6">
        <w:rPr>
          <w:rFonts w:ascii="Times New Roman" w:eastAsia="Times New Roman" w:hAnsi="Times New Roman" w:cs="Times New Roman"/>
          <w:sz w:val="24"/>
          <w:szCs w:val="24"/>
        </w:rPr>
        <w:instrText xml:space="preserve"> ADDIN EN.CITE &lt;EndNote&gt;&lt;Cite&gt;&lt;Author&gt;Statistics Canada&lt;/Author&gt;&lt;Year&gt;2023&lt;/Year&gt;&lt;RecNum&gt;4902&lt;/RecNum&gt;&lt;DisplayText&gt;(43)&lt;/DisplayText&gt;&lt;record&gt;&lt;rec-number&gt;4902&lt;/rec-number&gt;&lt;foreign-keys&gt;&lt;key app="EN" db-id="0tx92atzmzfz91ee2f5xfzeiwz5vpr2zdzzv" timestamp="1675805048"&gt;4902&lt;/key&gt;&lt;/foreign-keys&gt;&lt;ref-type name="Web Page"&gt;12&lt;/ref-type&gt;&lt;contributors&gt;&lt;authors&gt;&lt;author&gt;Statistics Canada,&lt;/author&gt;&lt;/authors&gt;&lt;/contributors&gt;&lt;titles&gt;&lt;title&gt;Canadian Community Health Survey - Annual Component (CCHS)&lt;/title&gt;&lt;/titles&gt;&lt;volume&gt;2023&lt;/volume&gt;&lt;number&gt;February 7&lt;/number&gt;&lt;dates&gt;&lt;year&gt;2023&lt;/year&gt;&lt;/dates&gt;&lt;urls&gt;&lt;related-urls&gt;&lt;url&gt;https://www23.statcan.gc.ca/imdb/p2SV.pl?Function=getSurvey&amp;amp;SDDS=3226&lt;/url&gt;&lt;/related-urls&gt;&lt;/urls&gt;&lt;/record&gt;&lt;/Cite&gt;&lt;/EndNote&gt;</w:instrText>
      </w:r>
      <w:r w:rsidR="00481945">
        <w:rPr>
          <w:rFonts w:ascii="Times New Roman" w:eastAsia="Times New Roman" w:hAnsi="Times New Roman" w:cs="Times New Roman"/>
          <w:sz w:val="24"/>
          <w:szCs w:val="24"/>
        </w:rPr>
        <w:fldChar w:fldCharType="separate"/>
      </w:r>
      <w:r w:rsidR="00424DA6">
        <w:rPr>
          <w:rFonts w:ascii="Times New Roman" w:eastAsia="Times New Roman" w:hAnsi="Times New Roman" w:cs="Times New Roman"/>
          <w:noProof/>
          <w:sz w:val="24"/>
          <w:szCs w:val="24"/>
        </w:rPr>
        <w:t>(43)</w:t>
      </w:r>
      <w:r w:rsidR="00481945">
        <w:rPr>
          <w:rFonts w:ascii="Times New Roman" w:eastAsia="Times New Roman" w:hAnsi="Times New Roman" w:cs="Times New Roman"/>
          <w:sz w:val="24"/>
          <w:szCs w:val="24"/>
        </w:rPr>
        <w:fldChar w:fldCharType="end"/>
      </w:r>
      <w:r w:rsidR="00481945">
        <w:rPr>
          <w:rFonts w:ascii="Times New Roman" w:eastAsia="Times New Roman" w:hAnsi="Times New Roman" w:cs="Times New Roman"/>
          <w:sz w:val="24"/>
          <w:szCs w:val="24"/>
        </w:rPr>
        <w:t xml:space="preserve">. </w:t>
      </w:r>
      <w:r w:rsidR="00762672">
        <w:rPr>
          <w:rFonts w:ascii="Times New Roman" w:eastAsia="Times New Roman" w:hAnsi="Times New Roman" w:cs="Times New Roman"/>
          <w:sz w:val="24"/>
          <w:szCs w:val="24"/>
        </w:rPr>
        <w:t>Approval to access CCHS data was granted by the Carleton University Research Data Centre. All data were de-identified and kept in a secure computer facility on campus and thus did not require university ethics approval for use.</w:t>
      </w:r>
    </w:p>
    <w:p w14:paraId="69507079" w14:textId="72AA3395" w:rsidR="00F44000" w:rsidRDefault="00DC0ABC" w:rsidP="00890B86">
      <w:pPr>
        <w:spacing w:after="160" w:line="256" w:lineRule="auto"/>
        <w:ind w:firstLine="7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For the purpose of</w:t>
      </w:r>
      <w:proofErr w:type="gramEnd"/>
      <w:r>
        <w:rPr>
          <w:rFonts w:ascii="Times New Roman" w:eastAsia="Times New Roman" w:hAnsi="Times New Roman" w:cs="Times New Roman"/>
          <w:sz w:val="24"/>
          <w:szCs w:val="24"/>
        </w:rPr>
        <w:t xml:space="preserve"> this study, data from the </w:t>
      </w:r>
      <w:commentRangeStart w:id="46"/>
      <w:r>
        <w:rPr>
          <w:rFonts w:ascii="Times New Roman" w:eastAsia="Times New Roman" w:hAnsi="Times New Roman" w:cs="Times New Roman"/>
          <w:sz w:val="24"/>
          <w:szCs w:val="24"/>
        </w:rPr>
        <w:t>2007 to 202</w:t>
      </w:r>
      <w:r w:rsidR="00C3759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commentRangeEnd w:id="46"/>
      <w:r w:rsidR="00D43146">
        <w:rPr>
          <w:rStyle w:val="CommentReference"/>
        </w:rPr>
        <w:commentReference w:id="46"/>
      </w:r>
      <w:r>
        <w:rPr>
          <w:rFonts w:ascii="Times New Roman" w:eastAsia="Times New Roman" w:hAnsi="Times New Roman" w:cs="Times New Roman"/>
          <w:sz w:val="24"/>
          <w:szCs w:val="24"/>
        </w:rPr>
        <w:t xml:space="preserve">CCHS were used. </w:t>
      </w:r>
      <w:r w:rsidR="007E1654">
        <w:rPr>
          <w:rFonts w:ascii="Times New Roman" w:eastAsia="Times New Roman" w:hAnsi="Times New Roman" w:cs="Times New Roman"/>
          <w:sz w:val="24"/>
          <w:szCs w:val="24"/>
        </w:rPr>
        <w:t xml:space="preserve">Because many of the health </w:t>
      </w:r>
      <w:proofErr w:type="spellStart"/>
      <w:r w:rsidR="007E1654">
        <w:rPr>
          <w:rFonts w:ascii="Times New Roman" w:eastAsia="Times New Roman" w:hAnsi="Times New Roman" w:cs="Times New Roman"/>
          <w:sz w:val="24"/>
          <w:szCs w:val="24"/>
        </w:rPr>
        <w:t>behaviour</w:t>
      </w:r>
      <w:proofErr w:type="spellEnd"/>
      <w:r w:rsidR="007E1654">
        <w:rPr>
          <w:rFonts w:ascii="Times New Roman" w:eastAsia="Times New Roman" w:hAnsi="Times New Roman" w:cs="Times New Roman"/>
          <w:sz w:val="24"/>
          <w:szCs w:val="24"/>
        </w:rPr>
        <w:t xml:space="preserve"> variables do not apply to </w:t>
      </w:r>
      <w:commentRangeStart w:id="47"/>
      <w:commentRangeStart w:id="48"/>
      <w:r w:rsidR="007E1654">
        <w:rPr>
          <w:rFonts w:ascii="Times New Roman" w:eastAsia="Times New Roman" w:hAnsi="Times New Roman" w:cs="Times New Roman"/>
          <w:sz w:val="24"/>
          <w:szCs w:val="24"/>
        </w:rPr>
        <w:t xml:space="preserve">participants under 17 </w:t>
      </w:r>
      <w:commentRangeEnd w:id="47"/>
      <w:r w:rsidR="009204F0">
        <w:rPr>
          <w:rStyle w:val="CommentReference"/>
        </w:rPr>
        <w:commentReference w:id="47"/>
      </w:r>
      <w:commentRangeEnd w:id="48"/>
      <w:r w:rsidR="00E856F7">
        <w:rPr>
          <w:rStyle w:val="CommentReference"/>
        </w:rPr>
        <w:commentReference w:id="48"/>
      </w:r>
      <w:r w:rsidR="007E1654">
        <w:rPr>
          <w:rFonts w:ascii="Times New Roman" w:eastAsia="Times New Roman" w:hAnsi="Times New Roman" w:cs="Times New Roman"/>
          <w:sz w:val="24"/>
          <w:szCs w:val="24"/>
        </w:rPr>
        <w:t xml:space="preserve">(e.g., marital status, smoking, etc.), our analysis includes adults aged 18 years and older. </w:t>
      </w:r>
      <w:r w:rsidR="00481945">
        <w:rPr>
          <w:rFonts w:ascii="Times New Roman" w:eastAsia="Times New Roman" w:hAnsi="Times New Roman" w:cs="Times New Roman"/>
          <w:sz w:val="24"/>
          <w:szCs w:val="24"/>
        </w:rPr>
        <w:t>This resulted in a pooled sample of n</w:t>
      </w:r>
      <w:ins w:id="49" w:author="Emma Hudgins" w:date="2023-06-08T13:45:00Z">
        <w:r w:rsidR="002F44F1">
          <w:rPr>
            <w:rFonts w:ascii="Times New Roman" w:eastAsia="Times New Roman" w:hAnsi="Times New Roman" w:cs="Times New Roman"/>
            <w:sz w:val="24"/>
            <w:szCs w:val="24"/>
          </w:rPr>
          <w:t xml:space="preserve"> </w:t>
        </w:r>
      </w:ins>
      <w:r w:rsidR="00481945">
        <w:rPr>
          <w:rFonts w:ascii="Times New Roman" w:eastAsia="Times New Roman" w:hAnsi="Times New Roman" w:cs="Times New Roman"/>
          <w:sz w:val="24"/>
          <w:szCs w:val="24"/>
        </w:rPr>
        <w:t>=</w:t>
      </w:r>
      <w:ins w:id="50" w:author="Emma Hudgins" w:date="2023-06-08T13:45:00Z">
        <w:r w:rsidR="002F44F1">
          <w:rPr>
            <w:rFonts w:ascii="Times New Roman" w:eastAsia="Times New Roman" w:hAnsi="Times New Roman" w:cs="Times New Roman"/>
            <w:sz w:val="24"/>
            <w:szCs w:val="24"/>
          </w:rPr>
          <w:t xml:space="preserve"> </w:t>
        </w:r>
      </w:ins>
      <w:r w:rsidR="00C37590">
        <w:rPr>
          <w:rFonts w:ascii="Times New Roman" w:eastAsia="Times New Roman" w:hAnsi="Times New Roman" w:cs="Times New Roman"/>
          <w:sz w:val="24"/>
          <w:szCs w:val="24"/>
        </w:rPr>
        <w:t>37</w:t>
      </w:r>
      <w:del w:id="51" w:author="Emma Hudgins" w:date="2023-06-08T13:45:00Z">
        <w:r w:rsidR="00C37590" w:rsidDel="002F44F1">
          <w:rPr>
            <w:rFonts w:ascii="Times New Roman" w:eastAsia="Times New Roman" w:hAnsi="Times New Roman" w:cs="Times New Roman"/>
            <w:sz w:val="24"/>
            <w:szCs w:val="24"/>
          </w:rPr>
          <w:delText>6</w:delText>
        </w:r>
        <w:r w:rsidR="00357C4D" w:rsidDel="002F44F1">
          <w:rPr>
            <w:rFonts w:ascii="Times New Roman" w:eastAsia="Times New Roman" w:hAnsi="Times New Roman" w:cs="Times New Roman"/>
            <w:sz w:val="24"/>
            <w:szCs w:val="24"/>
          </w:rPr>
          <w:delText>,000</w:delText>
        </w:r>
        <w:r w:rsidR="00481945" w:rsidDel="002F44F1">
          <w:rPr>
            <w:rFonts w:ascii="Times New Roman" w:eastAsia="Times New Roman" w:hAnsi="Times New Roman" w:cs="Times New Roman"/>
            <w:sz w:val="24"/>
            <w:szCs w:val="24"/>
          </w:rPr>
          <w:delText xml:space="preserve"> </w:delText>
        </w:r>
      </w:del>
      <w:ins w:id="52" w:author="Emma Hudgins" w:date="2023-06-08T13:45:00Z">
        <w:r w:rsidR="002F44F1">
          <w:rPr>
            <w:rFonts w:ascii="Times New Roman" w:eastAsia="Times New Roman" w:hAnsi="Times New Roman" w:cs="Times New Roman"/>
            <w:sz w:val="24"/>
            <w:szCs w:val="24"/>
          </w:rPr>
          <w:t xml:space="preserve">1,928 </w:t>
        </w:r>
      </w:ins>
      <w:r w:rsidR="007739D9">
        <w:rPr>
          <w:rFonts w:ascii="Times New Roman" w:eastAsia="Times New Roman" w:hAnsi="Times New Roman" w:cs="Times New Roman"/>
          <w:sz w:val="24"/>
          <w:szCs w:val="24"/>
        </w:rPr>
        <w:t>CCHS</w:t>
      </w:r>
      <w:r w:rsidR="00481945">
        <w:rPr>
          <w:rFonts w:ascii="Times New Roman" w:eastAsia="Times New Roman" w:hAnsi="Times New Roman" w:cs="Times New Roman"/>
          <w:sz w:val="24"/>
          <w:szCs w:val="24"/>
        </w:rPr>
        <w:t xml:space="preserve"> survey respondents</w:t>
      </w:r>
      <w:r w:rsidR="007739D9">
        <w:rPr>
          <w:rFonts w:ascii="Times New Roman" w:eastAsia="Times New Roman" w:hAnsi="Times New Roman" w:cs="Times New Roman"/>
          <w:sz w:val="24"/>
          <w:szCs w:val="24"/>
        </w:rPr>
        <w:t xml:space="preserve"> in CMAs</w:t>
      </w:r>
      <w:ins w:id="53" w:author="Emma Hudgins" w:date="2023-06-08T13:46:00Z">
        <w:r w:rsidR="002F44F1">
          <w:rPr>
            <w:rFonts w:ascii="Times New Roman" w:eastAsia="Times New Roman" w:hAnsi="Times New Roman" w:cs="Times New Roman"/>
            <w:sz w:val="24"/>
            <w:szCs w:val="24"/>
          </w:rPr>
          <w:t xml:space="preserve"> </w:t>
        </w:r>
        <w:r w:rsidR="002F44F1">
          <w:rPr>
            <w:rFonts w:ascii="Times New Roman" w:hAnsi="Times New Roman" w:cs="Times New Roman"/>
            <w:color w:val="000000"/>
            <w:sz w:val="24"/>
            <w:szCs w:val="24"/>
            <w:shd w:val="clear" w:color="auto" w:fill="FFFFFF"/>
          </w:rPr>
          <w:t xml:space="preserve">in </w:t>
        </w:r>
        <w:proofErr w:type="spellStart"/>
        <w:r w:rsidR="002F44F1">
          <w:rPr>
            <w:rFonts w:ascii="Times New Roman" w:hAnsi="Times New Roman" w:cs="Times New Roman"/>
            <w:color w:val="000000"/>
            <w:sz w:val="24"/>
            <w:szCs w:val="24"/>
            <w:shd w:val="clear" w:color="auto" w:fill="FFFFFF"/>
          </w:rPr>
          <w:t>postalcodes</w:t>
        </w:r>
        <w:proofErr w:type="spellEnd"/>
        <w:r w:rsidR="002F44F1">
          <w:rPr>
            <w:rFonts w:ascii="Times New Roman" w:hAnsi="Times New Roman" w:cs="Times New Roman"/>
            <w:color w:val="000000"/>
            <w:sz w:val="24"/>
            <w:szCs w:val="24"/>
            <w:shd w:val="clear" w:color="auto" w:fill="FFFFFF"/>
          </w:rPr>
          <w:t xml:space="preserve"> &gt;16 km</w:t>
        </w:r>
        <w:r w:rsidR="002F44F1">
          <w:rPr>
            <w:rFonts w:ascii="Times New Roman" w:hAnsi="Times New Roman" w:cs="Times New Roman"/>
            <w:color w:val="000000"/>
            <w:sz w:val="24"/>
            <w:szCs w:val="24"/>
            <w:shd w:val="clear" w:color="auto" w:fill="FFFFFF"/>
            <w:vertAlign w:val="superscript"/>
          </w:rPr>
          <w:t>2</w:t>
        </w:r>
      </w:ins>
      <w:r w:rsidR="00481945">
        <w:rPr>
          <w:rFonts w:ascii="Times New Roman" w:eastAsia="Times New Roman" w:hAnsi="Times New Roman" w:cs="Times New Roman"/>
          <w:sz w:val="24"/>
          <w:szCs w:val="24"/>
        </w:rPr>
        <w:t xml:space="preserve">. </w:t>
      </w:r>
      <w:r w:rsidR="000C40B1">
        <w:rPr>
          <w:rFonts w:ascii="Times New Roman" w:eastAsia="Times New Roman" w:hAnsi="Times New Roman" w:cs="Times New Roman"/>
          <w:sz w:val="24"/>
          <w:szCs w:val="24"/>
        </w:rPr>
        <w:t xml:space="preserve">The CCHS underwent a redesign in 2015; </w:t>
      </w:r>
      <w:proofErr w:type="gramStart"/>
      <w:r w:rsidR="000C40B1">
        <w:rPr>
          <w:rFonts w:ascii="Times New Roman" w:eastAsia="Times New Roman" w:hAnsi="Times New Roman" w:cs="Times New Roman"/>
          <w:sz w:val="24"/>
          <w:szCs w:val="24"/>
        </w:rPr>
        <w:t>thus</w:t>
      </w:r>
      <w:proofErr w:type="gramEnd"/>
      <w:r w:rsidR="000C40B1">
        <w:rPr>
          <w:rFonts w:ascii="Times New Roman" w:eastAsia="Times New Roman" w:hAnsi="Times New Roman" w:cs="Times New Roman"/>
          <w:sz w:val="24"/>
          <w:szCs w:val="24"/>
        </w:rPr>
        <w:t xml:space="preserve"> we only use variables that were consistent before and after</w:t>
      </w:r>
      <w:del w:id="54" w:author="Emma Hudgins" w:date="2023-06-08T13:47:00Z">
        <w:r w:rsidR="000C40B1" w:rsidDel="002F44F1">
          <w:rPr>
            <w:rFonts w:ascii="Times New Roman" w:eastAsia="Times New Roman" w:hAnsi="Times New Roman" w:cs="Times New Roman"/>
            <w:sz w:val="24"/>
            <w:szCs w:val="24"/>
          </w:rPr>
          <w:delText>.</w:delText>
        </w:r>
      </w:del>
      <w:ins w:id="55" w:author="Emma Hudgins" w:date="2023-06-08T13:47:00Z">
        <w:r w:rsidR="002F44F1">
          <w:rPr>
            <w:rFonts w:ascii="Times New Roman" w:eastAsia="Times New Roman" w:hAnsi="Times New Roman" w:cs="Times New Roman"/>
            <w:sz w:val="24"/>
            <w:szCs w:val="24"/>
          </w:rPr>
          <w:t>. As a further check, we</w:t>
        </w:r>
      </w:ins>
      <w:del w:id="56" w:author="Emma Hudgins" w:date="2023-06-08T13:47:00Z">
        <w:r w:rsidR="004907AE" w:rsidDel="002F44F1">
          <w:rPr>
            <w:rFonts w:ascii="Times New Roman" w:eastAsia="Times New Roman" w:hAnsi="Times New Roman" w:cs="Times New Roman"/>
            <w:sz w:val="24"/>
            <w:szCs w:val="24"/>
          </w:rPr>
          <w:delText xml:space="preserve"> </w:delText>
        </w:r>
      </w:del>
      <w:ins w:id="57" w:author="Emma Hudgins" w:date="2023-06-08T13:46:00Z">
        <w:r w:rsidR="002F44F1">
          <w:rPr>
            <w:rFonts w:ascii="Times New Roman" w:eastAsia="Times New Roman" w:hAnsi="Times New Roman" w:cs="Times New Roman"/>
            <w:sz w:val="24"/>
            <w:szCs w:val="24"/>
          </w:rPr>
          <w:t xml:space="preserve"> </w:t>
        </w:r>
      </w:ins>
      <w:ins w:id="58" w:author="Emma Hudgins" w:date="2023-06-08T13:47:00Z">
        <w:r w:rsidR="002F44F1">
          <w:rPr>
            <w:rFonts w:ascii="Times New Roman" w:eastAsia="Times New Roman" w:hAnsi="Times New Roman" w:cs="Times New Roman"/>
            <w:sz w:val="24"/>
            <w:szCs w:val="24"/>
          </w:rPr>
          <w:t>visualized</w:t>
        </w:r>
      </w:ins>
      <w:ins w:id="59" w:author="Emma Hudgins" w:date="2023-06-08T13:46:00Z">
        <w:r w:rsidR="002F44F1">
          <w:rPr>
            <w:rFonts w:ascii="Times New Roman" w:eastAsia="Times New Roman" w:hAnsi="Times New Roman" w:cs="Times New Roman"/>
            <w:sz w:val="24"/>
            <w:szCs w:val="24"/>
          </w:rPr>
          <w:t xml:space="preserve"> </w:t>
        </w:r>
      </w:ins>
      <w:ins w:id="60" w:author="Emma Hudgins" w:date="2023-06-08T13:47:00Z">
        <w:r w:rsidR="002F44F1">
          <w:rPr>
            <w:rFonts w:ascii="Times New Roman" w:eastAsia="Times New Roman" w:hAnsi="Times New Roman" w:cs="Times New Roman"/>
            <w:sz w:val="24"/>
            <w:szCs w:val="24"/>
          </w:rPr>
          <w:t xml:space="preserve">temporal </w:t>
        </w:r>
      </w:ins>
      <w:ins w:id="61" w:author="Emma Hudgins" w:date="2023-06-08T13:46:00Z">
        <w:r w:rsidR="002F44F1">
          <w:rPr>
            <w:rFonts w:ascii="Times New Roman" w:eastAsia="Times New Roman" w:hAnsi="Times New Roman" w:cs="Times New Roman"/>
            <w:sz w:val="24"/>
            <w:szCs w:val="24"/>
          </w:rPr>
          <w:t xml:space="preserve">model results to ensure there were not clear changes in patterns before and after 2015.  </w:t>
        </w:r>
      </w:ins>
    </w:p>
    <w:p w14:paraId="701E936C" w14:textId="0A597821" w:rsidR="00D22C04" w:rsidRDefault="00AC338A" w:rsidP="005D5B4F">
      <w:pPr>
        <w:pStyle w:val="Heading2"/>
      </w:pPr>
      <w:r>
        <w:t>Mental health indicators</w:t>
      </w:r>
      <w:ins w:id="62" w:author="Prince Ware, Stephanie (PHAC/ASPC)" w:date="2023-05-09T13:44:00Z">
        <w:r w:rsidR="00721722">
          <w:t xml:space="preserve"> (</w:t>
        </w:r>
      </w:ins>
      <w:ins w:id="63" w:author="Prince Ware, Stephanie (PHAC/ASPC)" w:date="2023-05-09T14:43:00Z">
        <w:r w:rsidR="000F4B68">
          <w:t>dependent variables</w:t>
        </w:r>
      </w:ins>
      <w:ins w:id="64" w:author="Prince Ware, Stephanie (PHAC/ASPC)" w:date="2023-05-09T13:44:00Z">
        <w:r w:rsidR="00721722">
          <w:t>)</w:t>
        </w:r>
      </w:ins>
    </w:p>
    <w:p w14:paraId="6D73B2DB" w14:textId="61B40D90" w:rsidR="00AC338A" w:rsidRDefault="00B24B45" w:rsidP="00AF683D">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CCHS includes several questions that assess the psychological condition of respondents, including questions related to psychological distress</w:t>
      </w:r>
      <w:r w:rsidR="007E765E">
        <w:rPr>
          <w:rFonts w:ascii="Times New Roman" w:eastAsia="Times New Roman" w:hAnsi="Times New Roman" w:cs="Times New Roman"/>
          <w:sz w:val="24"/>
          <w:szCs w:val="24"/>
        </w:rPr>
        <w:t xml:space="preserve"> </w:t>
      </w:r>
      <w:r w:rsidR="007E765E">
        <w:rPr>
          <w:rFonts w:ascii="Times New Roman" w:eastAsia="Times New Roman" w:hAnsi="Times New Roman" w:cs="Times New Roman"/>
          <w:sz w:val="24"/>
          <w:szCs w:val="24"/>
        </w:rPr>
        <w:fldChar w:fldCharType="begin">
          <w:fldData xml:space="preserve">PEVuZE5vdGU+PENpdGU+PEF1dGhvcj5HcmF2ZWw8L0F1dGhvcj48WWVhcj4yMDA1PC9ZZWFyPjxS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</w:fldData>
        </w:fldChar>
      </w:r>
      <w:r w:rsidR="00424DA6">
        <w:rPr>
          <w:rFonts w:ascii="Times New Roman" w:eastAsia="Times New Roman" w:hAnsi="Times New Roman" w:cs="Times New Roman"/>
          <w:sz w:val="24"/>
          <w:szCs w:val="24"/>
        </w:rPr>
        <w:instrText xml:space="preserve"> ADDIN EN.CITE </w:instrText>
      </w:r>
      <w:r w:rsidR="00424DA6">
        <w:rPr>
          <w:rFonts w:ascii="Times New Roman" w:eastAsia="Times New Roman" w:hAnsi="Times New Roman" w:cs="Times New Roman"/>
          <w:sz w:val="24"/>
          <w:szCs w:val="24"/>
        </w:rPr>
        <w:fldChar w:fldCharType="begin">
          <w:fldData xml:space="preserve">PEVuZE5vdGU+PENpdGU+PEF1dGhvcj5HcmF2ZWw8L0F1dGhvcj48WWVhcj4yMDA1PC9ZZWFyPjxS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</w:fldData>
        </w:fldChar>
      </w:r>
      <w:r w:rsidR="00424DA6">
        <w:rPr>
          <w:rFonts w:ascii="Times New Roman" w:eastAsia="Times New Roman" w:hAnsi="Times New Roman" w:cs="Times New Roman"/>
          <w:sz w:val="24"/>
          <w:szCs w:val="24"/>
        </w:rPr>
        <w:instrText xml:space="preserve"> ADDIN EN.CITE.DATA </w:instrText>
      </w:r>
      <w:r w:rsidR="00424DA6">
        <w:rPr>
          <w:rFonts w:ascii="Times New Roman" w:eastAsia="Times New Roman" w:hAnsi="Times New Roman" w:cs="Times New Roman"/>
          <w:sz w:val="24"/>
          <w:szCs w:val="24"/>
        </w:rPr>
      </w:r>
      <w:r w:rsidR="00424DA6">
        <w:rPr>
          <w:rFonts w:ascii="Times New Roman" w:eastAsia="Times New Roman" w:hAnsi="Times New Roman" w:cs="Times New Roman"/>
          <w:sz w:val="24"/>
          <w:szCs w:val="24"/>
        </w:rPr>
        <w:fldChar w:fldCharType="end"/>
      </w:r>
      <w:r w:rsidR="007E765E">
        <w:rPr>
          <w:rFonts w:ascii="Times New Roman" w:eastAsia="Times New Roman" w:hAnsi="Times New Roman" w:cs="Times New Roman"/>
          <w:sz w:val="24"/>
          <w:szCs w:val="24"/>
        </w:rPr>
      </w:r>
      <w:r w:rsidR="007E765E">
        <w:rPr>
          <w:rFonts w:ascii="Times New Roman" w:eastAsia="Times New Roman" w:hAnsi="Times New Roman" w:cs="Times New Roman"/>
          <w:sz w:val="24"/>
          <w:szCs w:val="24"/>
        </w:rPr>
        <w:fldChar w:fldCharType="separate"/>
      </w:r>
      <w:r w:rsidR="00424DA6">
        <w:rPr>
          <w:rFonts w:ascii="Times New Roman" w:eastAsia="Times New Roman" w:hAnsi="Times New Roman" w:cs="Times New Roman"/>
          <w:noProof/>
          <w:sz w:val="24"/>
          <w:szCs w:val="24"/>
        </w:rPr>
        <w:t>(44)</w:t>
      </w:r>
      <w:r w:rsidR="007E765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787B2F">
        <w:rPr>
          <w:rFonts w:ascii="Times New Roman" w:eastAsia="Times New Roman" w:hAnsi="Times New Roman" w:cs="Times New Roman"/>
          <w:sz w:val="24"/>
          <w:szCs w:val="24"/>
        </w:rPr>
        <w:t xml:space="preserve"> </w:t>
      </w:r>
    </w:p>
    <w:p w14:paraId="52D775AB" w14:textId="2F288F54" w:rsidR="00AC338A" w:rsidRDefault="00AC338A" w:rsidP="00AF683D">
      <w:pPr>
        <w:spacing w:after="160" w:line="256" w:lineRule="auto"/>
        <w:ind w:firstLine="720"/>
        <w:rPr>
          <w:rFonts w:ascii="Times New Roman" w:hAnsi="Times New Roman" w:cs="Times New Roman"/>
          <w:sz w:val="24"/>
          <w:szCs w:val="24"/>
        </w:rPr>
      </w:pPr>
      <w:r>
        <w:rPr>
          <w:rFonts w:ascii="Times New Roman" w:eastAsia="Times New Roman" w:hAnsi="Times New Roman" w:cs="Times New Roman"/>
          <w:sz w:val="24"/>
          <w:szCs w:val="24"/>
        </w:rPr>
        <w:t xml:space="preserve">Perceived stress: </w:t>
      </w:r>
      <w:r w:rsidR="000C4E17">
        <w:rPr>
          <w:rFonts w:ascii="Times New Roman" w:eastAsia="Times New Roman" w:hAnsi="Times New Roman" w:cs="Times New Roman"/>
          <w:sz w:val="24"/>
          <w:szCs w:val="24"/>
        </w:rPr>
        <w:t>To assess perceived stress</w:t>
      </w:r>
      <w:r w:rsidR="00787B2F">
        <w:rPr>
          <w:rFonts w:ascii="Times New Roman" w:eastAsia="Times New Roman" w:hAnsi="Times New Roman" w:cs="Times New Roman"/>
          <w:sz w:val="24"/>
          <w:szCs w:val="24"/>
        </w:rPr>
        <w:t xml:space="preserve">, participants are asked </w:t>
      </w:r>
      <w:r w:rsidR="000C4E17">
        <w:rPr>
          <w:rFonts w:ascii="Times New Roman" w:eastAsia="Times New Roman" w:hAnsi="Times New Roman" w:cs="Times New Roman"/>
          <w:sz w:val="24"/>
          <w:szCs w:val="24"/>
        </w:rPr>
        <w:t>“</w:t>
      </w:r>
      <w:r w:rsidR="000C4E17" w:rsidRPr="000C4E17">
        <w:rPr>
          <w:rFonts w:ascii="Times New Roman" w:hAnsi="Times New Roman" w:cs="Times New Roman"/>
          <w:sz w:val="24"/>
          <w:szCs w:val="24"/>
        </w:rPr>
        <w:t>Thinkin</w:t>
      </w:r>
      <w:r w:rsidR="000C4E17">
        <w:rPr>
          <w:rFonts w:ascii="Times New Roman" w:hAnsi="Times New Roman" w:cs="Times New Roman"/>
          <w:sz w:val="24"/>
          <w:szCs w:val="24"/>
        </w:rPr>
        <w:t xml:space="preserve">g about the amount of stress in </w:t>
      </w:r>
      <w:r w:rsidR="000C4E17" w:rsidRPr="000C4E17">
        <w:rPr>
          <w:rFonts w:ascii="Times New Roman" w:hAnsi="Times New Roman" w:cs="Times New Roman"/>
          <w:sz w:val="24"/>
          <w:szCs w:val="24"/>
        </w:rPr>
        <w:t>your l</w:t>
      </w:r>
      <w:r w:rsidR="000C4E17">
        <w:rPr>
          <w:rFonts w:ascii="Times New Roman" w:hAnsi="Times New Roman" w:cs="Times New Roman"/>
          <w:sz w:val="24"/>
          <w:szCs w:val="24"/>
        </w:rPr>
        <w:t xml:space="preserve">ife, would you say that most of your days are 1) </w:t>
      </w:r>
      <w:r w:rsidR="000C4E17" w:rsidRPr="000C4E17">
        <w:rPr>
          <w:rFonts w:ascii="Times New Roman" w:hAnsi="Times New Roman" w:cs="Times New Roman"/>
          <w:sz w:val="24"/>
          <w:szCs w:val="24"/>
        </w:rPr>
        <w:t>not at all stressful, 2) not very stressful, 3) a bit stressful, 4) quite a bit stressful, or 5) extremely stressful</w:t>
      </w:r>
      <w:r w:rsidR="000C4E17">
        <w:rPr>
          <w:rFonts w:ascii="Times New Roman" w:hAnsi="Times New Roman" w:cs="Times New Roman"/>
          <w:sz w:val="24"/>
          <w:szCs w:val="24"/>
        </w:rPr>
        <w:t>”</w:t>
      </w:r>
      <w:r w:rsidR="0016671B">
        <w:rPr>
          <w:rFonts w:ascii="Times New Roman" w:hAnsi="Times New Roman" w:cs="Times New Roman"/>
          <w:sz w:val="24"/>
          <w:szCs w:val="24"/>
        </w:rPr>
        <w:t xml:space="preserve">. </w:t>
      </w:r>
      <w:r w:rsidR="007E765E">
        <w:rPr>
          <w:rFonts w:ascii="Times New Roman" w:hAnsi="Times New Roman" w:cs="Times New Roman"/>
          <w:sz w:val="24"/>
          <w:szCs w:val="24"/>
        </w:rPr>
        <w:t>Similarly to</w:t>
      </w:r>
      <w:ins w:id="65" w:author="Prince Ware, Stephanie (PHAC/ASPC)" w:date="2023-05-09T13:19:00Z">
        <w:r w:rsidR="00603B3F">
          <w:rPr>
            <w:rFonts w:ascii="Times New Roman" w:hAnsi="Times New Roman" w:cs="Times New Roman"/>
            <w:sz w:val="24"/>
            <w:szCs w:val="24"/>
          </w:rPr>
          <w:t xml:space="preserve"> previous analyses</w:t>
        </w:r>
      </w:ins>
      <w:r w:rsidR="007E765E">
        <w:rPr>
          <w:rFonts w:ascii="Times New Roman" w:hAnsi="Times New Roman" w:cs="Times New Roman"/>
          <w:sz w:val="24"/>
          <w:szCs w:val="24"/>
        </w:rPr>
        <w:t xml:space="preserve"> </w:t>
      </w:r>
      <w:r w:rsidR="007E765E">
        <w:rPr>
          <w:rFonts w:ascii="Times New Roman" w:hAnsi="Times New Roman" w:cs="Times New Roman"/>
          <w:sz w:val="24"/>
          <w:szCs w:val="24"/>
        </w:rPr>
        <w:fldChar w:fldCharType="begin"/>
      </w:r>
      <w:r w:rsidR="007E765E">
        <w:rPr>
          <w:rFonts w:ascii="Times New Roman" w:hAnsi="Times New Roman" w:cs="Times New Roman"/>
          <w:sz w:val="24"/>
          <w:szCs w:val="24"/>
        </w:rPr>
        <w:instrText xml:space="preserve"> ADDIN EN.CITE &lt;EndNote&gt;&lt;Cite&gt;&lt;Author&gt;Crouse&lt;/Author&gt;&lt;Year&gt;2021&lt;/Year&gt;&lt;RecNum&gt;4244&lt;/RecNum&gt;&lt;DisplayText&gt;(40)&lt;/DisplayText&gt;&lt;record&gt;&lt;rec-number&gt;4244&lt;/rec-number&gt;&lt;foreign-keys&gt;&lt;key app="EN" db-id="0tx92atzmzfz91ee2f5xfzeiwz5vpr2zdzzv" timestamp="1602853812"&gt;4244&lt;/key&gt;&lt;/foreign-keys&gt;&lt;ref-type name="Journal Article"&gt;17&lt;/ref-type&gt;&lt;contributors&gt;&lt;authors&gt;&lt;author&gt;Crouse, Dan L.&lt;/author&gt;&lt;author&gt;Pinault, Lauren&lt;/author&gt;&lt;author&gt;Christidis, Tanya&lt;/author&gt;&lt;author&gt;Lavigne, Eric&lt;/author&gt;&lt;author&gt;Thomson, Errol M.&lt;/author&gt;&lt;author&gt;Villeneuve, Paul J.&lt;/author&gt;&lt;/authors&gt;&lt;/contributors&gt;&lt;titles&gt;&lt;title&gt;Residential greenness and indicators of stress and mental well-being in a Canadian national-level survey&lt;/title&gt;&lt;secondary-title&gt;Environmental Research&lt;/secondary-title&gt;&lt;/titles&gt;&lt;periodical&gt;&lt;full-title&gt;Environmental Research&lt;/full-title&gt;&lt;abbr-1&gt;Environ. Res.&lt;/abbr-1&gt;&lt;/periodical&gt;&lt;pages&gt;110267&lt;/pages&gt;&lt;volume&gt;192&lt;/volume&gt;&lt;keywords&gt;&lt;keyword&gt;Greenness&lt;/keyword&gt;&lt;keyword&gt;Canada&lt;/keyword&gt;&lt;keyword&gt;Stress&lt;/keyword&gt;&lt;keyword&gt;Distress&lt;/keyword&gt;&lt;keyword&gt;Mental health&lt;/keyword&gt;&lt;/keywords&gt;&lt;dates&gt;&lt;year&gt;2021&lt;/year&gt;&lt;pub-dates&gt;&lt;date&gt;2021/01/01/&lt;/date&gt;&lt;/pub-dates&gt;&lt;/dates&gt;&lt;isbn&gt;0013-9351&lt;/isbn&gt;&lt;urls&gt;&lt;related-urls&gt;&lt;url&gt;http://www.sciencedirect.com/science/article/pii/S0013935120311646&lt;/url&gt;&lt;/related-urls&gt;&lt;/urls&gt;&lt;electronic-resource-num&gt;https://doi.org/10.1016/j.envres.2020.110267&lt;/electronic-resource-num&gt;&lt;/record&gt;&lt;/Cite&gt;&lt;/EndNote&gt;</w:instrText>
      </w:r>
      <w:r w:rsidR="007E765E">
        <w:rPr>
          <w:rFonts w:ascii="Times New Roman" w:hAnsi="Times New Roman" w:cs="Times New Roman"/>
          <w:sz w:val="24"/>
          <w:szCs w:val="24"/>
        </w:rPr>
        <w:fldChar w:fldCharType="separate"/>
      </w:r>
      <w:r w:rsidR="007E765E">
        <w:rPr>
          <w:rFonts w:ascii="Times New Roman" w:hAnsi="Times New Roman" w:cs="Times New Roman"/>
          <w:noProof/>
          <w:sz w:val="24"/>
          <w:szCs w:val="24"/>
        </w:rPr>
        <w:t>(40)</w:t>
      </w:r>
      <w:r w:rsidR="007E765E">
        <w:rPr>
          <w:rFonts w:ascii="Times New Roman" w:hAnsi="Times New Roman" w:cs="Times New Roman"/>
          <w:sz w:val="24"/>
          <w:szCs w:val="24"/>
        </w:rPr>
        <w:fldChar w:fldCharType="end"/>
      </w:r>
      <w:r w:rsidR="007E765E">
        <w:rPr>
          <w:rFonts w:ascii="Times New Roman" w:hAnsi="Times New Roman" w:cs="Times New Roman"/>
          <w:sz w:val="24"/>
          <w:szCs w:val="24"/>
        </w:rPr>
        <w:t xml:space="preserve"> we </w:t>
      </w:r>
      <w:ins w:id="66" w:author="Prince Ware, Stephanie (PHAC/ASPC)" w:date="2023-05-09T13:19:00Z">
        <w:r w:rsidR="00603B3F">
          <w:rPr>
            <w:rFonts w:ascii="Times New Roman" w:hAnsi="Times New Roman" w:cs="Times New Roman"/>
            <w:sz w:val="24"/>
            <w:szCs w:val="24"/>
          </w:rPr>
          <w:t>created</w:t>
        </w:r>
      </w:ins>
      <w:del w:id="67" w:author="Prince Ware, Stephanie (PHAC/ASPC)" w:date="2023-05-09T13:19:00Z">
        <w:r w:rsidR="007E765E" w:rsidDel="00603B3F">
          <w:rPr>
            <w:rFonts w:ascii="Times New Roman" w:hAnsi="Times New Roman" w:cs="Times New Roman"/>
            <w:sz w:val="24"/>
            <w:szCs w:val="24"/>
          </w:rPr>
          <w:delText>group this into</w:delText>
        </w:r>
      </w:del>
      <w:r w:rsidR="007E765E">
        <w:rPr>
          <w:rFonts w:ascii="Times New Roman" w:hAnsi="Times New Roman" w:cs="Times New Roman"/>
          <w:sz w:val="24"/>
          <w:szCs w:val="24"/>
        </w:rPr>
        <w:t xml:space="preserve"> a binary variable, where values of 4 or 5 were considered </w:t>
      </w:r>
      <w:ins w:id="68" w:author="Prince Ware, Stephanie (PHAC/ASPC)" w:date="2023-05-09T13:19:00Z">
        <w:r w:rsidR="00603B3F">
          <w:rPr>
            <w:rFonts w:ascii="Times New Roman" w:hAnsi="Times New Roman" w:cs="Times New Roman"/>
            <w:sz w:val="24"/>
            <w:szCs w:val="24"/>
          </w:rPr>
          <w:t>‘</w:t>
        </w:r>
      </w:ins>
      <w:r w:rsidR="007E765E">
        <w:rPr>
          <w:rFonts w:ascii="Times New Roman" w:hAnsi="Times New Roman" w:cs="Times New Roman"/>
          <w:sz w:val="24"/>
          <w:szCs w:val="24"/>
        </w:rPr>
        <w:t>high perceived life stress</w:t>
      </w:r>
      <w:ins w:id="69" w:author="Prince Ware, Stephanie (PHAC/ASPC)" w:date="2023-05-09T13:19:00Z">
        <w:r w:rsidR="00603B3F">
          <w:rPr>
            <w:rFonts w:ascii="Times New Roman" w:hAnsi="Times New Roman" w:cs="Times New Roman"/>
            <w:sz w:val="24"/>
            <w:szCs w:val="24"/>
          </w:rPr>
          <w:t>’</w:t>
        </w:r>
      </w:ins>
      <w:r w:rsidR="007E765E">
        <w:rPr>
          <w:rFonts w:ascii="Times New Roman" w:hAnsi="Times New Roman" w:cs="Times New Roman"/>
          <w:sz w:val="24"/>
          <w:szCs w:val="24"/>
        </w:rPr>
        <w:t>.</w:t>
      </w:r>
    </w:p>
    <w:p w14:paraId="7A70322E" w14:textId="40C88F01" w:rsidR="00630818" w:rsidRDefault="00630818" w:rsidP="00B36FB0">
      <w:pPr>
        <w:spacing w:after="160" w:line="257" w:lineRule="auto"/>
        <w:ind w:firstLine="720"/>
        <w:rPr>
          <w:rFonts w:ascii="Times New Roman" w:eastAsia="Times New Roman" w:hAnsi="Times New Roman" w:cs="Times New Roman"/>
          <w:sz w:val="24"/>
          <w:szCs w:val="24"/>
        </w:rPr>
      </w:pPr>
      <w:commentRangeStart w:id="70"/>
      <w:del w:id="71" w:author="Amber Pearson" w:date="2023-05-08T12:38:00Z">
        <w:r w:rsidDel="0089742E">
          <w:rPr>
            <w:rFonts w:ascii="Times New Roman" w:eastAsia="Times New Roman" w:hAnsi="Times New Roman" w:cs="Times New Roman"/>
            <w:sz w:val="24"/>
            <w:szCs w:val="24"/>
          </w:rPr>
          <w:delText xml:space="preserve">Perceived </w:delText>
        </w:r>
      </w:del>
      <w:commentRangeEnd w:id="70"/>
      <w:r w:rsidR="0000665E">
        <w:rPr>
          <w:rStyle w:val="CommentReference"/>
        </w:rPr>
        <w:commentReference w:id="70"/>
      </w:r>
      <w:ins w:id="72" w:author="Amber Pearson" w:date="2023-05-08T12:38:00Z">
        <w:r w:rsidR="0089742E">
          <w:rPr>
            <w:rFonts w:ascii="Times New Roman" w:eastAsia="Times New Roman" w:hAnsi="Times New Roman" w:cs="Times New Roman"/>
            <w:sz w:val="24"/>
            <w:szCs w:val="24"/>
          </w:rPr>
          <w:t xml:space="preserve">General </w:t>
        </w:r>
      </w:ins>
      <w:r>
        <w:rPr>
          <w:rFonts w:ascii="Times New Roman" w:eastAsia="Times New Roman" w:hAnsi="Times New Roman" w:cs="Times New Roman"/>
          <w:sz w:val="24"/>
          <w:szCs w:val="24"/>
        </w:rPr>
        <w:t>mental health:</w:t>
      </w:r>
      <w:r w:rsidR="00611609">
        <w:rPr>
          <w:rFonts w:ascii="Times New Roman" w:eastAsia="Times New Roman" w:hAnsi="Times New Roman" w:cs="Times New Roman"/>
          <w:sz w:val="24"/>
          <w:szCs w:val="24"/>
        </w:rPr>
        <w:t xml:space="preserve"> Participants are asked about their perceived mental health: “In general, would you say your mental health is 1) Excellent, 2) Very good, 3) Good, 4) Fair, and 5) Poor”. </w:t>
      </w:r>
      <w:del w:id="73" w:author="Prince Ware, Stephanie (PHAC/ASPC)" w:date="2023-05-09T13:20:00Z">
        <w:r w:rsidR="00611609" w:rsidDel="00603B3F">
          <w:rPr>
            <w:rFonts w:ascii="Times New Roman" w:eastAsia="Times New Roman" w:hAnsi="Times New Roman" w:cs="Times New Roman"/>
            <w:sz w:val="24"/>
            <w:szCs w:val="24"/>
          </w:rPr>
          <w:delText>Similarly to perceived stress, we group this into</w:delText>
        </w:r>
      </w:del>
      <w:ins w:id="74" w:author="Prince Ware, Stephanie (PHAC/ASPC)" w:date="2023-05-09T13:20:00Z">
        <w:r w:rsidR="00603B3F">
          <w:rPr>
            <w:rFonts w:ascii="Times New Roman" w:eastAsia="Times New Roman" w:hAnsi="Times New Roman" w:cs="Times New Roman"/>
            <w:sz w:val="24"/>
            <w:szCs w:val="24"/>
          </w:rPr>
          <w:t>A</w:t>
        </w:r>
      </w:ins>
      <w:del w:id="75" w:author="Prince Ware, Stephanie (PHAC/ASPC)" w:date="2023-05-09T13:20:00Z">
        <w:r w:rsidR="00611609" w:rsidDel="00603B3F">
          <w:rPr>
            <w:rFonts w:ascii="Times New Roman" w:eastAsia="Times New Roman" w:hAnsi="Times New Roman" w:cs="Times New Roman"/>
            <w:sz w:val="24"/>
            <w:szCs w:val="24"/>
          </w:rPr>
          <w:delText xml:space="preserve"> a</w:delText>
        </w:r>
      </w:del>
      <w:r w:rsidR="00611609">
        <w:rPr>
          <w:rFonts w:ascii="Times New Roman" w:eastAsia="Times New Roman" w:hAnsi="Times New Roman" w:cs="Times New Roman"/>
          <w:sz w:val="24"/>
          <w:szCs w:val="24"/>
        </w:rPr>
        <w:t xml:space="preserve"> binary variable</w:t>
      </w:r>
      <w:ins w:id="76" w:author="Prince Ware, Stephanie (PHAC/ASPC)" w:date="2023-05-09T13:20:00Z">
        <w:r w:rsidR="00603B3F">
          <w:rPr>
            <w:rFonts w:ascii="Times New Roman" w:eastAsia="Times New Roman" w:hAnsi="Times New Roman" w:cs="Times New Roman"/>
            <w:sz w:val="24"/>
            <w:szCs w:val="24"/>
          </w:rPr>
          <w:t xml:space="preserve"> was created</w:t>
        </w:r>
      </w:ins>
      <w:del w:id="77" w:author="Prince Ware, Stephanie (PHAC/ASPC)" w:date="2023-05-09T13:20:00Z">
        <w:r w:rsidR="00611609" w:rsidDel="00603B3F">
          <w:rPr>
            <w:rFonts w:ascii="Times New Roman" w:eastAsia="Times New Roman" w:hAnsi="Times New Roman" w:cs="Times New Roman"/>
            <w:sz w:val="24"/>
            <w:szCs w:val="24"/>
          </w:rPr>
          <w:delText xml:space="preserve">, </w:delText>
        </w:r>
      </w:del>
      <w:ins w:id="78" w:author="Prince Ware, Stephanie (PHAC/ASPC)" w:date="2023-05-09T13:20:00Z">
        <w:r w:rsidR="00603B3F">
          <w:rPr>
            <w:rFonts w:ascii="Times New Roman" w:eastAsia="Times New Roman" w:hAnsi="Times New Roman" w:cs="Times New Roman"/>
            <w:sz w:val="24"/>
            <w:szCs w:val="24"/>
          </w:rPr>
          <w:t xml:space="preserve"> </w:t>
        </w:r>
      </w:ins>
      <w:r w:rsidR="00611609">
        <w:rPr>
          <w:rFonts w:ascii="Times New Roman" w:eastAsia="Times New Roman" w:hAnsi="Times New Roman" w:cs="Times New Roman"/>
          <w:sz w:val="24"/>
          <w:szCs w:val="24"/>
        </w:rPr>
        <w:t xml:space="preserve">where values of 4 or 5 were considered </w:t>
      </w:r>
      <w:ins w:id="79" w:author="Prince Ware, Stephanie (PHAC/ASPC)" w:date="2023-05-09T13:20:00Z">
        <w:r w:rsidR="00603B3F">
          <w:rPr>
            <w:rFonts w:ascii="Times New Roman" w:eastAsia="Times New Roman" w:hAnsi="Times New Roman" w:cs="Times New Roman"/>
            <w:sz w:val="24"/>
            <w:szCs w:val="24"/>
          </w:rPr>
          <w:t>‘</w:t>
        </w:r>
      </w:ins>
      <w:r w:rsidR="00611609">
        <w:rPr>
          <w:rFonts w:ascii="Times New Roman" w:eastAsia="Times New Roman" w:hAnsi="Times New Roman" w:cs="Times New Roman"/>
          <w:sz w:val="24"/>
          <w:szCs w:val="24"/>
        </w:rPr>
        <w:t>low perceived mental health</w:t>
      </w:r>
      <w:ins w:id="80" w:author="Prince Ware, Stephanie (PHAC/ASPC)" w:date="2023-05-09T13:20:00Z">
        <w:r w:rsidR="00603B3F">
          <w:rPr>
            <w:rFonts w:ascii="Times New Roman" w:eastAsia="Times New Roman" w:hAnsi="Times New Roman" w:cs="Times New Roman"/>
            <w:sz w:val="24"/>
            <w:szCs w:val="24"/>
          </w:rPr>
          <w:t>’</w:t>
        </w:r>
      </w:ins>
      <w:r w:rsidR="00611609">
        <w:rPr>
          <w:rFonts w:ascii="Times New Roman" w:eastAsia="Times New Roman" w:hAnsi="Times New Roman" w:cs="Times New Roman"/>
          <w:sz w:val="24"/>
          <w:szCs w:val="24"/>
        </w:rPr>
        <w:t xml:space="preserve">. </w:t>
      </w:r>
    </w:p>
    <w:p w14:paraId="7C6F8A8F" w14:textId="10268DE6" w:rsidR="002A0ABF" w:rsidRDefault="00AC338A" w:rsidP="00B36FB0">
      <w:pPr>
        <w:spacing w:after="160" w:line="257" w:lineRule="auto"/>
        <w:ind w:firstLine="720"/>
        <w:rPr>
          <w:ins w:id="81" w:author="Emma Hudgins" w:date="2023-06-08T13:08:00Z"/>
          <w:rFonts w:ascii="Times New Roman" w:hAnsi="Times New Roman" w:cs="Times New Roman"/>
          <w:sz w:val="24"/>
          <w:szCs w:val="24"/>
        </w:rPr>
      </w:pPr>
      <w:r>
        <w:rPr>
          <w:rFonts w:ascii="Times New Roman" w:hAnsi="Times New Roman" w:cs="Times New Roman"/>
          <w:sz w:val="24"/>
          <w:szCs w:val="24"/>
        </w:rPr>
        <w:lastRenderedPageBreak/>
        <w:t>Psychological distress</w:t>
      </w:r>
      <w:r w:rsidR="00481945">
        <w:rPr>
          <w:rFonts w:ascii="Times New Roman" w:hAnsi="Times New Roman" w:cs="Times New Roman"/>
          <w:sz w:val="24"/>
          <w:szCs w:val="24"/>
        </w:rPr>
        <w:t>:</w:t>
      </w:r>
      <w:r>
        <w:rPr>
          <w:rFonts w:ascii="Times New Roman" w:hAnsi="Times New Roman" w:cs="Times New Roman"/>
          <w:sz w:val="24"/>
          <w:szCs w:val="24"/>
        </w:rPr>
        <w:t xml:space="preserve"> </w:t>
      </w:r>
      <w:r w:rsidR="002A0ABF">
        <w:rPr>
          <w:rFonts w:ascii="Times New Roman" w:hAnsi="Times New Roman" w:cs="Times New Roman"/>
          <w:sz w:val="24"/>
          <w:szCs w:val="24"/>
        </w:rPr>
        <w:t xml:space="preserve">We </w:t>
      </w:r>
      <w:ins w:id="82" w:author="Emma Hudgins" w:date="2023-06-08T13:07:00Z">
        <w:r w:rsidR="00213596">
          <w:rPr>
            <w:rFonts w:ascii="Times New Roman" w:hAnsi="Times New Roman" w:cs="Times New Roman"/>
            <w:sz w:val="24"/>
            <w:szCs w:val="24"/>
          </w:rPr>
          <w:t xml:space="preserve">attempted to </w:t>
        </w:r>
      </w:ins>
      <w:r w:rsidR="002A0ABF">
        <w:rPr>
          <w:rFonts w:ascii="Times New Roman" w:hAnsi="Times New Roman" w:cs="Times New Roman"/>
          <w:sz w:val="24"/>
          <w:szCs w:val="24"/>
        </w:rPr>
        <w:t>use</w:t>
      </w:r>
      <w:del w:id="83" w:author="Emma Hudgins" w:date="2023-06-08T13:07:00Z">
        <w:r w:rsidR="002A0ABF" w:rsidDel="00213596">
          <w:rPr>
            <w:rFonts w:ascii="Times New Roman" w:hAnsi="Times New Roman" w:cs="Times New Roman"/>
            <w:sz w:val="24"/>
            <w:szCs w:val="24"/>
          </w:rPr>
          <w:delText>d</w:delText>
        </w:r>
      </w:del>
      <w:r w:rsidR="002A0ABF">
        <w:rPr>
          <w:rFonts w:ascii="Times New Roman" w:hAnsi="Times New Roman" w:cs="Times New Roman"/>
          <w:sz w:val="24"/>
          <w:szCs w:val="24"/>
        </w:rPr>
        <w:t xml:space="preserve"> the </w:t>
      </w:r>
      <w:r w:rsidR="00AF683D">
        <w:rPr>
          <w:rFonts w:ascii="Times New Roman" w:hAnsi="Times New Roman" w:cs="Times New Roman"/>
          <w:sz w:val="24"/>
          <w:szCs w:val="24"/>
        </w:rPr>
        <w:t xml:space="preserve">Kessler Psychological Distress Scale </w:t>
      </w:r>
      <w:r w:rsidR="00F27291">
        <w:rPr>
          <w:rFonts w:ascii="Times New Roman" w:hAnsi="Times New Roman" w:cs="Times New Roman"/>
          <w:sz w:val="24"/>
          <w:szCs w:val="24"/>
        </w:rPr>
        <w:t xml:space="preserve">(K-10) </w:t>
      </w:r>
      <w:r w:rsidR="002A0ABF">
        <w:rPr>
          <w:rFonts w:ascii="Times New Roman" w:hAnsi="Times New Roman" w:cs="Times New Roman"/>
          <w:sz w:val="24"/>
          <w:szCs w:val="24"/>
        </w:rPr>
        <w:t xml:space="preserve">to assess </w:t>
      </w:r>
      <w:r w:rsidR="00A46244">
        <w:rPr>
          <w:rFonts w:ascii="Times New Roman" w:hAnsi="Times New Roman" w:cs="Times New Roman"/>
          <w:sz w:val="24"/>
          <w:szCs w:val="24"/>
        </w:rPr>
        <w:t>generalized</w:t>
      </w:r>
      <w:r w:rsidR="002A0ABF">
        <w:rPr>
          <w:rFonts w:ascii="Times New Roman" w:hAnsi="Times New Roman" w:cs="Times New Roman"/>
          <w:sz w:val="24"/>
          <w:szCs w:val="24"/>
        </w:rPr>
        <w:t xml:space="preserve"> psychological distress</w:t>
      </w:r>
      <w:r w:rsidR="00CA3A1A">
        <w:rPr>
          <w:rFonts w:ascii="Times New Roman" w:hAnsi="Times New Roman" w:cs="Times New Roman"/>
          <w:sz w:val="24"/>
          <w:szCs w:val="24"/>
        </w:rPr>
        <w:t xml:space="preserve"> </w:t>
      </w:r>
      <w:r w:rsidR="00CA3A1A">
        <w:rPr>
          <w:rFonts w:ascii="Times New Roman" w:hAnsi="Times New Roman" w:cs="Times New Roman"/>
          <w:sz w:val="24"/>
          <w:szCs w:val="24"/>
        </w:rPr>
        <w:fldChar w:fldCharType="begin"/>
      </w:r>
      <w:r w:rsidR="00424DA6">
        <w:rPr>
          <w:rFonts w:ascii="Times New Roman" w:hAnsi="Times New Roman" w:cs="Times New Roman"/>
          <w:sz w:val="24"/>
          <w:szCs w:val="24"/>
        </w:rPr>
        <w:instrText xml:space="preserve"> ADDIN EN.CITE &lt;EndNote&gt;&lt;Cite&gt;&lt;Author&gt;Kessler&lt;/Author&gt;&lt;Year&gt;2002&lt;/Year&gt;&lt;RecNum&gt;4870&lt;/RecNum&gt;&lt;DisplayText&gt;(45)&lt;/DisplayText&gt;&lt;record&gt;&lt;rec-number&gt;4870&lt;/rec-number&gt;&lt;foreign-keys&gt;&lt;key app="EN" db-id="0tx92atzmzfz91ee2f5xfzeiwz5vpr2zdzzv" timestamp="1673452468"&gt;4870&lt;/key&gt;&lt;/foreign-keys&gt;&lt;ref-type name="Journal Article"&gt;17&lt;/ref-type&gt;&lt;contributors&gt;&lt;authors&gt;&lt;author&gt;Kessler, R.C.&lt;/author&gt;&lt;author&gt;Andrews, G.&lt;/author&gt;&lt;author&gt;Colpe, L.J.&lt;/author&gt;&lt;author&gt;Hiripi, E&lt;/author&gt;&lt;author&gt;Mroczek, D.K.&lt;/author&gt;&lt;author&gt;Normand, S.L.T.&lt;/author&gt;&lt;author&gt;Walters, E.E.&lt;/author&gt;&lt;author&gt;Zaslavsky, A.M.&lt;/author&gt;&lt;/authors&gt;&lt;/contributors&gt;&lt;titles&gt;&lt;title&gt;Short screening scales to monitor population prevalences and trends in non-specific psychological distress&lt;/title&gt;&lt;secondary-title&gt;Psychological Medicine&lt;/secondary-title&gt;&lt;/titles&gt;&lt;periodical&gt;&lt;full-title&gt;Psychological Medicine&lt;/full-title&gt;&lt;abbr-1&gt;Psychol. Med.&lt;/abbr-1&gt;&lt;/periodical&gt;&lt;pages&gt;959-956&lt;/pages&gt;&lt;volume&gt;32&lt;/volume&gt;&lt;dates&gt;&lt;year&gt;2002&lt;/year&gt;&lt;/dates&gt;&lt;urls&gt;&lt;/urls&gt;&lt;/record&gt;&lt;/Cite&gt;&lt;/EndNote&gt;</w:instrText>
      </w:r>
      <w:r w:rsidR="00CA3A1A">
        <w:rPr>
          <w:rFonts w:ascii="Times New Roman" w:hAnsi="Times New Roman" w:cs="Times New Roman"/>
          <w:sz w:val="24"/>
          <w:szCs w:val="24"/>
        </w:rPr>
        <w:fldChar w:fldCharType="separate"/>
      </w:r>
      <w:r w:rsidR="00424DA6">
        <w:rPr>
          <w:rFonts w:ascii="Times New Roman" w:hAnsi="Times New Roman" w:cs="Times New Roman"/>
          <w:noProof/>
          <w:sz w:val="24"/>
          <w:szCs w:val="24"/>
        </w:rPr>
        <w:t>(45)</w:t>
      </w:r>
      <w:r w:rsidR="00CA3A1A">
        <w:rPr>
          <w:rFonts w:ascii="Times New Roman" w:hAnsi="Times New Roman" w:cs="Times New Roman"/>
          <w:sz w:val="24"/>
          <w:szCs w:val="24"/>
        </w:rPr>
        <w:fldChar w:fldCharType="end"/>
      </w:r>
      <w:r w:rsidR="00AF683D">
        <w:rPr>
          <w:rFonts w:ascii="Times New Roman" w:hAnsi="Times New Roman" w:cs="Times New Roman"/>
          <w:sz w:val="24"/>
          <w:szCs w:val="24"/>
        </w:rPr>
        <w:t xml:space="preserve">. This involves a series of ten questions, </w:t>
      </w:r>
      <w:r w:rsidR="0016671B">
        <w:rPr>
          <w:rFonts w:ascii="Times New Roman" w:hAnsi="Times New Roman" w:cs="Times New Roman"/>
          <w:sz w:val="24"/>
          <w:szCs w:val="24"/>
        </w:rPr>
        <w:t xml:space="preserve">each scored on a </w:t>
      </w:r>
      <w:del w:id="84" w:author="Prince Ware, Stephanie (PHAC/ASPC)" w:date="2023-05-09T13:21:00Z">
        <w:r w:rsidR="0016671B" w:rsidDel="00603B3F">
          <w:rPr>
            <w:rFonts w:ascii="Times New Roman" w:hAnsi="Times New Roman" w:cs="Times New Roman"/>
            <w:sz w:val="24"/>
            <w:szCs w:val="24"/>
          </w:rPr>
          <w:delText xml:space="preserve">five </w:delText>
        </w:r>
      </w:del>
      <w:ins w:id="85" w:author="Prince Ware, Stephanie (PHAC/ASPC)" w:date="2023-05-09T13:21:00Z">
        <w:r w:rsidR="00603B3F">
          <w:rPr>
            <w:rFonts w:ascii="Times New Roman" w:hAnsi="Times New Roman" w:cs="Times New Roman"/>
            <w:sz w:val="24"/>
            <w:szCs w:val="24"/>
          </w:rPr>
          <w:t>five-</w:t>
        </w:r>
      </w:ins>
      <w:r w:rsidR="0016671B">
        <w:rPr>
          <w:rFonts w:ascii="Times New Roman" w:hAnsi="Times New Roman" w:cs="Times New Roman"/>
          <w:sz w:val="24"/>
          <w:szCs w:val="24"/>
        </w:rPr>
        <w:t xml:space="preserve">point scale from </w:t>
      </w:r>
      <w:ins w:id="86" w:author="Prince Ware, Stephanie (PHAC/ASPC)" w:date="2023-05-09T13:21:00Z">
        <w:r w:rsidR="00603B3F">
          <w:rPr>
            <w:rFonts w:ascii="Times New Roman" w:hAnsi="Times New Roman" w:cs="Times New Roman"/>
            <w:sz w:val="24"/>
            <w:szCs w:val="24"/>
          </w:rPr>
          <w:t>‘</w:t>
        </w:r>
      </w:ins>
      <w:r w:rsidR="0016671B">
        <w:rPr>
          <w:rFonts w:ascii="Times New Roman" w:hAnsi="Times New Roman" w:cs="Times New Roman"/>
          <w:sz w:val="24"/>
          <w:szCs w:val="24"/>
        </w:rPr>
        <w:t>none</w:t>
      </w:r>
      <w:ins w:id="87" w:author="Prince Ware, Stephanie (PHAC/ASPC)" w:date="2023-05-09T13:21:00Z">
        <w:r w:rsidR="00603B3F">
          <w:rPr>
            <w:rFonts w:ascii="Times New Roman" w:hAnsi="Times New Roman" w:cs="Times New Roman"/>
            <w:sz w:val="24"/>
            <w:szCs w:val="24"/>
          </w:rPr>
          <w:t>’</w:t>
        </w:r>
      </w:ins>
      <w:r w:rsidR="0016671B">
        <w:rPr>
          <w:rFonts w:ascii="Times New Roman" w:hAnsi="Times New Roman" w:cs="Times New Roman"/>
          <w:sz w:val="24"/>
          <w:szCs w:val="24"/>
        </w:rPr>
        <w:t xml:space="preserve"> to </w:t>
      </w:r>
      <w:ins w:id="88" w:author="Prince Ware, Stephanie (PHAC/ASPC)" w:date="2023-05-09T13:21:00Z">
        <w:r w:rsidR="00603B3F">
          <w:rPr>
            <w:rFonts w:ascii="Times New Roman" w:hAnsi="Times New Roman" w:cs="Times New Roman"/>
            <w:sz w:val="24"/>
            <w:szCs w:val="24"/>
          </w:rPr>
          <w:t>‘</w:t>
        </w:r>
      </w:ins>
      <w:r w:rsidR="0016671B">
        <w:rPr>
          <w:rFonts w:ascii="Times New Roman" w:hAnsi="Times New Roman" w:cs="Times New Roman"/>
          <w:sz w:val="24"/>
          <w:szCs w:val="24"/>
        </w:rPr>
        <w:t>all of the time</w:t>
      </w:r>
      <w:ins w:id="89" w:author="Prince Ware, Stephanie (PHAC/ASPC)" w:date="2023-05-09T13:21:00Z">
        <w:r w:rsidR="00603B3F">
          <w:rPr>
            <w:rFonts w:ascii="Times New Roman" w:hAnsi="Times New Roman" w:cs="Times New Roman"/>
            <w:sz w:val="24"/>
            <w:szCs w:val="24"/>
          </w:rPr>
          <w:t>’</w:t>
        </w:r>
      </w:ins>
      <w:r w:rsidR="00AF683D">
        <w:rPr>
          <w:rFonts w:ascii="Times New Roman" w:hAnsi="Times New Roman" w:cs="Times New Roman"/>
          <w:sz w:val="24"/>
          <w:szCs w:val="24"/>
        </w:rPr>
        <w:t xml:space="preserve"> over the past four weeks</w:t>
      </w:r>
      <w:r w:rsidR="0016671B">
        <w:rPr>
          <w:rFonts w:ascii="Times New Roman" w:hAnsi="Times New Roman" w:cs="Times New Roman"/>
          <w:sz w:val="24"/>
          <w:szCs w:val="24"/>
        </w:rPr>
        <w:t>:</w:t>
      </w:r>
      <w:r w:rsidR="00AF683D">
        <w:rPr>
          <w:rFonts w:ascii="Times New Roman" w:hAnsi="Times New Roman" w:cs="Times New Roman"/>
          <w:sz w:val="24"/>
          <w:szCs w:val="24"/>
        </w:rPr>
        <w:t xml:space="preserve"> “how often did you feel </w:t>
      </w:r>
      <w:r w:rsidR="00AF683D">
        <w:rPr>
          <w:rFonts w:ascii="Times New Roman" w:eastAsia="Times New Roman" w:hAnsi="Times New Roman" w:cs="Times New Roman"/>
          <w:sz w:val="24"/>
          <w:szCs w:val="24"/>
        </w:rPr>
        <w:t xml:space="preserve">1) </w:t>
      </w:r>
      <w:r w:rsidR="00AF683D" w:rsidRPr="00AF683D">
        <w:rPr>
          <w:rFonts w:ascii="Times New Roman" w:hAnsi="Times New Roman" w:cs="Times New Roman"/>
          <w:sz w:val="24"/>
          <w:szCs w:val="24"/>
        </w:rPr>
        <w:t>tired out for no good reason, 2) nervous, 3) so nervous that nothing could calm you down, 4) hopeless, 5) restless or fidgety, 6) so restless you could not sit still, 7) sad or depressed, 8) so depressed that nothing could cheer you up, 9) that everything was an effort, 10) worthless</w:t>
      </w:r>
      <w:r w:rsidR="00AF683D">
        <w:rPr>
          <w:rFonts w:ascii="Times New Roman" w:hAnsi="Times New Roman" w:cs="Times New Roman"/>
          <w:sz w:val="24"/>
          <w:szCs w:val="24"/>
        </w:rPr>
        <w:t>?”</w:t>
      </w:r>
      <w:r w:rsidR="007028AA">
        <w:rPr>
          <w:rFonts w:ascii="Times New Roman" w:hAnsi="Times New Roman" w:cs="Times New Roman"/>
          <w:sz w:val="24"/>
          <w:szCs w:val="24"/>
        </w:rPr>
        <w:t xml:space="preserve"> Responses are summed, yielding a total score of 10-50: a</w:t>
      </w:r>
      <w:r w:rsidR="007028AA" w:rsidRPr="007028AA">
        <w:rPr>
          <w:rFonts w:ascii="Times New Roman" w:hAnsi="Times New Roman" w:cs="Times New Roman"/>
          <w:sz w:val="24"/>
          <w:szCs w:val="24"/>
        </w:rPr>
        <w:t xml:space="preserve"> score under 20 indicates low </w:t>
      </w:r>
      <w:r w:rsidR="00D22C04">
        <w:rPr>
          <w:rFonts w:ascii="Times New Roman" w:hAnsi="Times New Roman" w:cs="Times New Roman"/>
          <w:sz w:val="24"/>
          <w:szCs w:val="24"/>
        </w:rPr>
        <w:t>distress</w:t>
      </w:r>
      <w:r w:rsidR="007028AA" w:rsidRPr="007028AA">
        <w:rPr>
          <w:rFonts w:ascii="Times New Roman" w:hAnsi="Times New Roman" w:cs="Times New Roman"/>
          <w:sz w:val="24"/>
          <w:szCs w:val="24"/>
        </w:rPr>
        <w:t xml:space="preserve">, 20–24 indicates mild </w:t>
      </w:r>
      <w:r w:rsidR="00D22C04">
        <w:rPr>
          <w:rFonts w:ascii="Times New Roman" w:hAnsi="Times New Roman" w:cs="Times New Roman"/>
          <w:sz w:val="24"/>
          <w:szCs w:val="24"/>
        </w:rPr>
        <w:t>distress</w:t>
      </w:r>
      <w:r w:rsidR="007028AA" w:rsidRPr="007028AA">
        <w:rPr>
          <w:rFonts w:ascii="Times New Roman" w:hAnsi="Times New Roman" w:cs="Times New Roman"/>
          <w:sz w:val="24"/>
          <w:szCs w:val="24"/>
        </w:rPr>
        <w:t xml:space="preserve">, and 25–29 indicates moderate </w:t>
      </w:r>
      <w:r w:rsidR="00D22C04">
        <w:rPr>
          <w:rFonts w:ascii="Times New Roman" w:hAnsi="Times New Roman" w:cs="Times New Roman"/>
          <w:sz w:val="24"/>
          <w:szCs w:val="24"/>
        </w:rPr>
        <w:t>distress</w:t>
      </w:r>
      <w:r w:rsidR="007028AA">
        <w:rPr>
          <w:rFonts w:ascii="Times New Roman" w:hAnsi="Times New Roman" w:cs="Times New Roman"/>
          <w:sz w:val="24"/>
          <w:szCs w:val="24"/>
        </w:rPr>
        <w:t xml:space="preserve">, and scores above 30 indicate high </w:t>
      </w:r>
      <w:r w:rsidR="00D22C04">
        <w:rPr>
          <w:rFonts w:ascii="Times New Roman" w:hAnsi="Times New Roman" w:cs="Times New Roman"/>
          <w:sz w:val="24"/>
          <w:szCs w:val="24"/>
        </w:rPr>
        <w:t>distress</w:t>
      </w:r>
      <w:r w:rsidR="007028AA">
        <w:rPr>
          <w:rFonts w:ascii="Times New Roman" w:hAnsi="Times New Roman" w:cs="Times New Roman"/>
          <w:sz w:val="24"/>
          <w:szCs w:val="24"/>
        </w:rPr>
        <w:t>.</w:t>
      </w:r>
      <w:r w:rsidR="00D22C04">
        <w:rPr>
          <w:rFonts w:ascii="Times New Roman" w:hAnsi="Times New Roman" w:cs="Times New Roman"/>
          <w:sz w:val="24"/>
          <w:szCs w:val="24"/>
        </w:rPr>
        <w:t xml:space="preserve"> The psychometric properties of the K-10 scale have been examined extensively and shown to be reliable against other metrics of psychological distress</w:t>
      </w:r>
      <w:r w:rsidR="000F3C67">
        <w:rPr>
          <w:rFonts w:ascii="Times New Roman" w:hAnsi="Times New Roman" w:cs="Times New Roman"/>
          <w:sz w:val="24"/>
          <w:szCs w:val="24"/>
        </w:rPr>
        <w:t xml:space="preserve"> and an accurate predictor of diagnosed mental disorders</w:t>
      </w:r>
      <w:r w:rsidR="00D22C04">
        <w:rPr>
          <w:rFonts w:ascii="Times New Roman" w:hAnsi="Times New Roman" w:cs="Times New Roman"/>
          <w:sz w:val="24"/>
          <w:szCs w:val="24"/>
        </w:rPr>
        <w:t xml:space="preserve"> </w:t>
      </w:r>
      <w:r w:rsidR="00D22C04">
        <w:rPr>
          <w:rFonts w:ascii="Times New Roman" w:hAnsi="Times New Roman" w:cs="Times New Roman"/>
          <w:sz w:val="24"/>
          <w:szCs w:val="24"/>
        </w:rPr>
        <w:fldChar w:fldCharType="begin">
          <w:fldData xml:space="preserve">PEVuZE5vdGU+PENpdGU+PEF1dGhvcj5BbmRyZXdzPC9BdXRob3I+PFllYXI+MjAwMTwvWWVhcj48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</w:fldData>
        </w:fldChar>
      </w:r>
      <w:r w:rsidR="00424DA6">
        <w:rPr>
          <w:rFonts w:ascii="Times New Roman" w:hAnsi="Times New Roman" w:cs="Times New Roman"/>
          <w:sz w:val="24"/>
          <w:szCs w:val="24"/>
        </w:rPr>
        <w:instrText xml:space="preserve"> ADDIN EN.CITE </w:instrText>
      </w:r>
      <w:r w:rsidR="00424DA6">
        <w:rPr>
          <w:rFonts w:ascii="Times New Roman" w:hAnsi="Times New Roman" w:cs="Times New Roman"/>
          <w:sz w:val="24"/>
          <w:szCs w:val="24"/>
        </w:rPr>
        <w:fldChar w:fldCharType="begin">
          <w:fldData xml:space="preserve">PEVuZE5vdGU+PENpdGU+PEF1dGhvcj5BbmRyZXdzPC9BdXRob3I+PFllYXI+MjAwMTwvWWVhcj48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</w:fldData>
        </w:fldChar>
      </w:r>
      <w:r w:rsidR="00424DA6">
        <w:rPr>
          <w:rFonts w:ascii="Times New Roman" w:hAnsi="Times New Roman" w:cs="Times New Roman"/>
          <w:sz w:val="24"/>
          <w:szCs w:val="24"/>
        </w:rPr>
        <w:instrText xml:space="preserve"> ADDIN EN.CITE.DATA </w:instrText>
      </w:r>
      <w:r w:rsidR="00424DA6">
        <w:rPr>
          <w:rFonts w:ascii="Times New Roman" w:hAnsi="Times New Roman" w:cs="Times New Roman"/>
          <w:sz w:val="24"/>
          <w:szCs w:val="24"/>
        </w:rPr>
      </w:r>
      <w:r w:rsidR="00424DA6">
        <w:rPr>
          <w:rFonts w:ascii="Times New Roman" w:hAnsi="Times New Roman" w:cs="Times New Roman"/>
          <w:sz w:val="24"/>
          <w:szCs w:val="24"/>
        </w:rPr>
        <w:fldChar w:fldCharType="end"/>
      </w:r>
      <w:r w:rsidR="00D22C04">
        <w:rPr>
          <w:rFonts w:ascii="Times New Roman" w:hAnsi="Times New Roman" w:cs="Times New Roman"/>
          <w:sz w:val="24"/>
          <w:szCs w:val="24"/>
        </w:rPr>
      </w:r>
      <w:r w:rsidR="00D22C04">
        <w:rPr>
          <w:rFonts w:ascii="Times New Roman" w:hAnsi="Times New Roman" w:cs="Times New Roman"/>
          <w:sz w:val="24"/>
          <w:szCs w:val="24"/>
        </w:rPr>
        <w:fldChar w:fldCharType="separate"/>
      </w:r>
      <w:r w:rsidR="00424DA6">
        <w:rPr>
          <w:rFonts w:ascii="Times New Roman" w:hAnsi="Times New Roman" w:cs="Times New Roman"/>
          <w:noProof/>
          <w:sz w:val="24"/>
          <w:szCs w:val="24"/>
        </w:rPr>
        <w:t>(46)</w:t>
      </w:r>
      <w:r w:rsidR="00D22C04">
        <w:rPr>
          <w:rFonts w:ascii="Times New Roman" w:hAnsi="Times New Roman" w:cs="Times New Roman"/>
          <w:sz w:val="24"/>
          <w:szCs w:val="24"/>
        </w:rPr>
        <w:fldChar w:fldCharType="end"/>
      </w:r>
      <w:r w:rsidR="00D22C04">
        <w:rPr>
          <w:rFonts w:ascii="Times New Roman" w:hAnsi="Times New Roman" w:cs="Times New Roman"/>
          <w:sz w:val="24"/>
          <w:szCs w:val="24"/>
        </w:rPr>
        <w:t>.</w:t>
      </w:r>
      <w:r w:rsidR="00611609">
        <w:rPr>
          <w:rFonts w:ascii="Times New Roman" w:hAnsi="Times New Roman" w:cs="Times New Roman"/>
          <w:sz w:val="24"/>
          <w:szCs w:val="24"/>
        </w:rPr>
        <w:t xml:space="preserve"> Because K-10 scores were left-skewed, we explored cutoffs to make psychological distress a binary variable. </w:t>
      </w:r>
      <w:r w:rsidR="006544E2">
        <w:rPr>
          <w:rFonts w:ascii="Times New Roman" w:hAnsi="Times New Roman" w:cs="Times New Roman"/>
          <w:sz w:val="24"/>
          <w:szCs w:val="24"/>
        </w:rPr>
        <w:t xml:space="preserve">Many cutoffs have been explored in the literature, typically, K-10 scores of 20 or higher have been recommended for clinical screening of mental disorders </w:t>
      </w:r>
      <w:r w:rsidR="006544E2">
        <w:rPr>
          <w:rFonts w:ascii="Times New Roman" w:hAnsi="Times New Roman" w:cs="Times New Roman"/>
          <w:sz w:val="24"/>
          <w:szCs w:val="24"/>
        </w:rPr>
        <w:fldChar w:fldCharType="begin">
          <w:fldData xml:space="preserve">PEVuZE5vdGU+PENpdGU+PEF1dGhvcj5TYW1wYXNhLUthbnlpbmdhPC9BdXRob3I+PFllYXI+MjAx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</w:fldData>
        </w:fldChar>
      </w:r>
      <w:r w:rsidR="00424DA6">
        <w:rPr>
          <w:rFonts w:ascii="Times New Roman" w:hAnsi="Times New Roman" w:cs="Times New Roman"/>
          <w:sz w:val="24"/>
          <w:szCs w:val="24"/>
        </w:rPr>
        <w:instrText xml:space="preserve"> ADDIN EN.CITE </w:instrText>
      </w:r>
      <w:r w:rsidR="00424DA6">
        <w:rPr>
          <w:rFonts w:ascii="Times New Roman" w:hAnsi="Times New Roman" w:cs="Times New Roman"/>
          <w:sz w:val="24"/>
          <w:szCs w:val="24"/>
        </w:rPr>
        <w:fldChar w:fldCharType="begin">
          <w:fldData xml:space="preserve">PEVuZE5vdGU+PENpdGU+PEF1dGhvcj5TYW1wYXNhLUthbnlpbmdhPC9BdXRob3I+PFllYXI+MjAx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</w:fldData>
        </w:fldChar>
      </w:r>
      <w:r w:rsidR="00424DA6">
        <w:rPr>
          <w:rFonts w:ascii="Times New Roman" w:hAnsi="Times New Roman" w:cs="Times New Roman"/>
          <w:sz w:val="24"/>
          <w:szCs w:val="24"/>
        </w:rPr>
        <w:instrText xml:space="preserve"> ADDIN EN.CITE.DATA </w:instrText>
      </w:r>
      <w:r w:rsidR="00424DA6">
        <w:rPr>
          <w:rFonts w:ascii="Times New Roman" w:hAnsi="Times New Roman" w:cs="Times New Roman"/>
          <w:sz w:val="24"/>
          <w:szCs w:val="24"/>
        </w:rPr>
      </w:r>
      <w:r w:rsidR="00424DA6">
        <w:rPr>
          <w:rFonts w:ascii="Times New Roman" w:hAnsi="Times New Roman" w:cs="Times New Roman"/>
          <w:sz w:val="24"/>
          <w:szCs w:val="24"/>
        </w:rPr>
        <w:fldChar w:fldCharType="end"/>
      </w:r>
      <w:r w:rsidR="006544E2">
        <w:rPr>
          <w:rFonts w:ascii="Times New Roman" w:hAnsi="Times New Roman" w:cs="Times New Roman"/>
          <w:sz w:val="24"/>
          <w:szCs w:val="24"/>
        </w:rPr>
      </w:r>
      <w:r w:rsidR="006544E2">
        <w:rPr>
          <w:rFonts w:ascii="Times New Roman" w:hAnsi="Times New Roman" w:cs="Times New Roman"/>
          <w:sz w:val="24"/>
          <w:szCs w:val="24"/>
        </w:rPr>
        <w:fldChar w:fldCharType="separate"/>
      </w:r>
      <w:r w:rsidR="00424DA6">
        <w:rPr>
          <w:rFonts w:ascii="Times New Roman" w:hAnsi="Times New Roman" w:cs="Times New Roman"/>
          <w:noProof/>
          <w:sz w:val="24"/>
          <w:szCs w:val="24"/>
        </w:rPr>
        <w:t>(47)</w:t>
      </w:r>
      <w:r w:rsidR="006544E2">
        <w:rPr>
          <w:rFonts w:ascii="Times New Roman" w:hAnsi="Times New Roman" w:cs="Times New Roman"/>
          <w:sz w:val="24"/>
          <w:szCs w:val="24"/>
        </w:rPr>
        <w:fldChar w:fldCharType="end"/>
      </w:r>
      <w:r w:rsidR="006544E2">
        <w:rPr>
          <w:rFonts w:ascii="Times New Roman" w:hAnsi="Times New Roman" w:cs="Times New Roman"/>
          <w:sz w:val="24"/>
          <w:szCs w:val="24"/>
        </w:rPr>
        <w:t xml:space="preserve"> whereas values of 22 and higher are associated with a higher likelihood of having a mental disorder.</w:t>
      </w:r>
      <w:r w:rsidR="00C565A9">
        <w:rPr>
          <w:rFonts w:ascii="Times New Roman" w:hAnsi="Times New Roman" w:cs="Times New Roman"/>
          <w:sz w:val="24"/>
          <w:szCs w:val="24"/>
        </w:rPr>
        <w:t xml:space="preserve"> </w:t>
      </w:r>
      <w:r w:rsidR="00357C4D">
        <w:rPr>
          <w:rFonts w:ascii="Times New Roman" w:hAnsi="Times New Roman" w:cs="Times New Roman"/>
          <w:sz w:val="24"/>
          <w:szCs w:val="24"/>
        </w:rPr>
        <w:t xml:space="preserve">Given the differences were minor between cutoffs, we used a value of 22 to discretize this response. </w:t>
      </w:r>
      <w:ins w:id="90" w:author="Emma Hudgins" w:date="2023-06-08T13:07:00Z">
        <w:r w:rsidR="00213596">
          <w:rPr>
            <w:rFonts w:ascii="Times New Roman" w:hAnsi="Times New Roman" w:cs="Times New Roman"/>
            <w:sz w:val="24"/>
            <w:szCs w:val="24"/>
          </w:rPr>
          <w:t>However, after discretization, the number of distress scale respondents experiencing high distress</w:t>
        </w:r>
      </w:ins>
      <w:ins w:id="91" w:author="Emma Hudgins" w:date="2023-06-08T13:08:00Z">
        <w:r w:rsidR="00213596">
          <w:rPr>
            <w:rFonts w:ascii="Times New Roman" w:hAnsi="Times New Roman" w:cs="Times New Roman"/>
            <w:sz w:val="24"/>
            <w:szCs w:val="24"/>
          </w:rPr>
          <w:t xml:space="preserve"> was so small within postal codes with sufficient </w:t>
        </w:r>
        <w:proofErr w:type="spellStart"/>
        <w:r w:rsidR="00213596">
          <w:rPr>
            <w:rFonts w:ascii="Times New Roman" w:hAnsi="Times New Roman" w:cs="Times New Roman"/>
            <w:sz w:val="24"/>
            <w:szCs w:val="24"/>
          </w:rPr>
          <w:t>eBird</w:t>
        </w:r>
        <w:proofErr w:type="spellEnd"/>
        <w:r w:rsidR="00213596">
          <w:rPr>
            <w:rFonts w:ascii="Times New Roman" w:hAnsi="Times New Roman" w:cs="Times New Roman"/>
            <w:sz w:val="24"/>
            <w:szCs w:val="24"/>
          </w:rPr>
          <w:t xml:space="preserve"> data that model results were almost entirely non-significant, and small sample size restrictions prevented us from releasing quantitative findings.</w:t>
        </w:r>
      </w:ins>
      <w:ins w:id="92" w:author="Emma Hudgins" w:date="2023-06-08T13:09:00Z">
        <w:r w:rsidR="00213596">
          <w:rPr>
            <w:rFonts w:ascii="Times New Roman" w:hAnsi="Times New Roman" w:cs="Times New Roman"/>
            <w:sz w:val="24"/>
            <w:szCs w:val="24"/>
          </w:rPr>
          <w:t xml:space="preserve"> Thus, all model results presented are for the mental health and stress outcomes.</w:t>
        </w:r>
      </w:ins>
    </w:p>
    <w:p w14:paraId="4EEF3576" w14:textId="77777777" w:rsidR="00213596" w:rsidRPr="00D22C04" w:rsidRDefault="00213596" w:rsidP="00B36FB0">
      <w:pPr>
        <w:spacing w:after="160" w:line="257" w:lineRule="auto"/>
        <w:ind w:firstLine="720"/>
        <w:rPr>
          <w:rFonts w:ascii="Times New Roman" w:hAnsi="Times New Roman" w:cs="Times New Roman"/>
          <w:sz w:val="24"/>
          <w:szCs w:val="24"/>
        </w:rPr>
      </w:pPr>
    </w:p>
    <w:p w14:paraId="55F1A533" w14:textId="5F604B82" w:rsidR="00D22C04" w:rsidRPr="00721722" w:rsidRDefault="00680A62" w:rsidP="005D5B4F">
      <w:pPr>
        <w:pStyle w:val="Heading2"/>
        <w:rPr>
          <w:ins w:id="93" w:author="Prince Ware, Stephanie (PHAC/ASPC)" w:date="2023-05-09T13:45:00Z"/>
          <w:i w:val="0"/>
          <w:iCs/>
        </w:rPr>
      </w:pPr>
      <w:del w:id="94" w:author="Prince Ware, Stephanie (PHAC/ASPC)" w:date="2023-05-09T13:45:00Z">
        <w:r w:rsidRPr="00721722" w:rsidDel="00721722">
          <w:rPr>
            <w:i w:val="0"/>
            <w:iCs/>
          </w:rPr>
          <w:delText xml:space="preserve">Covariates </w:delText>
        </w:r>
      </w:del>
      <w:ins w:id="95" w:author="Prince Ware, Stephanie (PHAC/ASPC)" w:date="2023-05-09T13:45:00Z">
        <w:r w:rsidR="00721722" w:rsidRPr="00721722">
          <w:rPr>
            <w:i w:val="0"/>
            <w:iCs/>
          </w:rPr>
          <w:t>Bird and tree diversity (</w:t>
        </w:r>
      </w:ins>
      <w:ins w:id="96" w:author="Prince Ware, Stephanie (PHAC/ASPC)" w:date="2023-05-09T14:43:00Z">
        <w:r w:rsidR="000F4B68">
          <w:rPr>
            <w:i w:val="0"/>
            <w:iCs/>
          </w:rPr>
          <w:t>independent variables</w:t>
        </w:r>
      </w:ins>
      <w:ins w:id="97" w:author="Prince Ware, Stephanie (PHAC/ASPC)" w:date="2023-05-09T13:45:00Z">
        <w:r w:rsidR="00721722" w:rsidRPr="00721722">
          <w:rPr>
            <w:i w:val="0"/>
            <w:iCs/>
          </w:rPr>
          <w:t>)</w:t>
        </w:r>
      </w:ins>
    </w:p>
    <w:p w14:paraId="1C35369D" w14:textId="2861D9EA" w:rsidR="00721722" w:rsidRPr="00721722" w:rsidRDefault="00721722" w:rsidP="00721722">
      <w:pPr>
        <w:rPr>
          <w:b/>
          <w:bCs/>
          <w:i/>
          <w:iCs/>
        </w:rPr>
      </w:pPr>
      <w:ins w:id="98" w:author="Prince Ware, Stephanie (PHAC/ASPC)" w:date="2023-05-09T13:45:00Z">
        <w:r w:rsidRPr="00721722">
          <w:rPr>
            <w:b/>
            <w:bCs/>
            <w:i/>
            <w:iCs/>
          </w:rPr>
          <w:t>Bird species diversity</w:t>
        </w:r>
      </w:ins>
    </w:p>
    <w:p w14:paraId="0832F652" w14:textId="076C8DA0" w:rsidR="0089049E" w:rsidRPr="008F04C2" w:rsidRDefault="00D22C04" w:rsidP="008F04C2">
      <w:pPr>
        <w:spacing w:line="256" w:lineRule="auto"/>
        <w:ind w:firstLine="720"/>
        <w:rPr>
          <w:rFonts w:ascii="Times New Roman" w:hAnsi="Times New Roman" w:cs="Times New Roman"/>
          <w:color w:val="000000"/>
          <w:sz w:val="24"/>
          <w:szCs w:val="24"/>
          <w:shd w:val="clear" w:color="auto" w:fill="FFFFFF"/>
        </w:rPr>
      </w:pPr>
      <w:del w:id="99" w:author="Prince Ware, Stephanie (PHAC/ASPC)" w:date="2023-05-09T13:45:00Z">
        <w:r w:rsidDel="00721722">
          <w:rPr>
            <w:rFonts w:ascii="Times New Roman" w:eastAsia="Times New Roman" w:hAnsi="Times New Roman" w:cs="Times New Roman"/>
            <w:sz w:val="24"/>
            <w:szCs w:val="24"/>
          </w:rPr>
          <w:delText xml:space="preserve">Bird species diversity: </w:delText>
        </w:r>
      </w:del>
      <w:r w:rsidR="0089049E">
        <w:rPr>
          <w:rFonts w:ascii="Times New Roman" w:hAnsi="Times New Roman" w:cs="Times New Roman"/>
          <w:color w:val="000000"/>
          <w:sz w:val="24"/>
          <w:szCs w:val="24"/>
          <w:shd w:val="clear" w:color="auto" w:fill="FFFFFF"/>
        </w:rPr>
        <w:t>To extract estimates of bird species richness and diversity, w</w:t>
      </w:r>
      <w:r w:rsidR="0089049E" w:rsidRPr="0089049E">
        <w:rPr>
          <w:rFonts w:ascii="Times New Roman" w:hAnsi="Times New Roman" w:cs="Times New Roman"/>
          <w:color w:val="000000"/>
          <w:sz w:val="24"/>
          <w:szCs w:val="24"/>
          <w:shd w:val="clear" w:color="auto" w:fill="FFFFFF"/>
        </w:rPr>
        <w:t xml:space="preserve">e used </w:t>
      </w:r>
      <w:proofErr w:type="spellStart"/>
      <w:r w:rsidR="0089049E" w:rsidRPr="0089049E">
        <w:rPr>
          <w:rFonts w:ascii="Times New Roman" w:hAnsi="Times New Roman" w:cs="Times New Roman"/>
          <w:color w:val="000000"/>
          <w:sz w:val="24"/>
          <w:szCs w:val="24"/>
          <w:shd w:val="clear" w:color="auto" w:fill="FFFFFF"/>
        </w:rPr>
        <w:t>eBird</w:t>
      </w:r>
      <w:proofErr w:type="spellEnd"/>
      <w:r w:rsidR="0089049E" w:rsidRPr="0089049E">
        <w:rPr>
          <w:rFonts w:ascii="Times New Roman" w:hAnsi="Times New Roman" w:cs="Times New Roman"/>
          <w:color w:val="000000"/>
          <w:sz w:val="24"/>
          <w:szCs w:val="24"/>
          <w:shd w:val="clear" w:color="auto" w:fill="FFFFFF"/>
        </w:rPr>
        <w:t xml:space="preserve">, a </w:t>
      </w:r>
      <w:r w:rsidR="00923820">
        <w:rPr>
          <w:rFonts w:ascii="Times New Roman" w:hAnsi="Times New Roman" w:cs="Times New Roman"/>
          <w:color w:val="000000"/>
          <w:sz w:val="24"/>
          <w:szCs w:val="24"/>
          <w:shd w:val="clear" w:color="auto" w:fill="FFFFFF"/>
        </w:rPr>
        <w:t>community</w:t>
      </w:r>
      <w:r w:rsidR="0089049E" w:rsidRPr="0089049E">
        <w:rPr>
          <w:rFonts w:ascii="Times New Roman" w:hAnsi="Times New Roman" w:cs="Times New Roman"/>
          <w:color w:val="000000"/>
          <w:sz w:val="24"/>
          <w:szCs w:val="24"/>
          <w:shd w:val="clear" w:color="auto" w:fill="FFFFFF"/>
        </w:rPr>
        <w:t xml:space="preserve"> science dataset with over 600 million users worldwide</w:t>
      </w:r>
      <w:r w:rsidR="008F04C2">
        <w:rPr>
          <w:rFonts w:ascii="Times New Roman" w:hAnsi="Times New Roman" w:cs="Times New Roman"/>
          <w:color w:val="000000"/>
          <w:sz w:val="24"/>
          <w:szCs w:val="24"/>
          <w:shd w:val="clear" w:color="auto" w:fill="FFFFFF"/>
        </w:rPr>
        <w:t>, representing one of the largest and most spatially comprehensive biodiversity datasets</w:t>
      </w:r>
      <w:r w:rsidR="0089049E" w:rsidRPr="0089049E">
        <w:rPr>
          <w:rFonts w:ascii="Times New Roman" w:hAnsi="Times New Roman" w:cs="Times New Roman"/>
          <w:color w:val="000000"/>
          <w:sz w:val="24"/>
          <w:szCs w:val="24"/>
          <w:shd w:val="clear" w:color="auto" w:fill="FFFFFF"/>
        </w:rPr>
        <w:t xml:space="preserve"> </w:t>
      </w:r>
      <w:r w:rsidR="0089049E" w:rsidRPr="0089049E">
        <w:rPr>
          <w:rFonts w:ascii="Times New Roman" w:hAnsi="Times New Roman" w:cs="Times New Roman"/>
          <w:color w:val="000000"/>
          <w:sz w:val="24"/>
          <w:szCs w:val="24"/>
          <w:shd w:val="clear" w:color="auto" w:fill="FFFFFF"/>
        </w:rPr>
        <w:fldChar w:fldCharType="begin"/>
      </w:r>
      <w:r w:rsidR="00424DA6">
        <w:rPr>
          <w:rFonts w:ascii="Times New Roman" w:hAnsi="Times New Roman" w:cs="Times New Roman"/>
          <w:color w:val="000000"/>
          <w:sz w:val="24"/>
          <w:szCs w:val="24"/>
          <w:shd w:val="clear" w:color="auto" w:fill="FFFFFF"/>
        </w:rPr>
        <w:instrText xml:space="preserve"> ADDIN EN.CITE &lt;EndNote&gt;&lt;Cite&gt;&lt;Author&gt;Sullivan&lt;/Author&gt;&lt;Year&gt;2017&lt;/Year&gt;&lt;RecNum&gt;4037&lt;/RecNum&gt;&lt;DisplayText&gt;(48)&lt;/DisplayText&gt;&lt;record&gt;&lt;rec-number&gt;4037&lt;/rec-number&gt;&lt;foreign-keys&gt;&lt;key app="EN" db-id="0tx92atzmzfz91ee2f5xfzeiwz5vpr2zdzzv" timestamp="1591385449"&gt;4037&lt;/key&gt;&lt;/foreign-keys&gt;&lt;ref-type name="Journal Article"&gt;17&lt;/ref-type&gt;&lt;contributors&gt;&lt;authors&gt;&lt;author&gt;Sullivan, Brian L.&lt;/author&gt;&lt;author&gt;Phillips, Tina&lt;/author&gt;&lt;author&gt;Dayer, Ashley A.&lt;/author&gt;&lt;author&gt;Wood, Christopher L.&lt;/author&gt;&lt;author&gt;Farnsworth, Andrew&lt;/author&gt;&lt;author&gt;Iliff, Marshall J.&lt;/author&gt;&lt;author&gt;Davies, Ian J.&lt;/author&gt;&lt;author&gt;Wiggins, Andrea&lt;/author&gt;&lt;author&gt;Fink, Daniel&lt;/author&gt;&lt;author&gt;Hochachka, Wesley M.&lt;/author&gt;&lt;author&gt;Rodewald, Amanda D.&lt;/author&gt;&lt;author&gt;Rosenberg, Kenneth V.&lt;/author&gt;&lt;author&gt;Bonney, Rick&lt;/author&gt;&lt;author&gt;Kelling, Steve&lt;/author&gt;&lt;/authors&gt;&lt;/contributors&gt;&lt;titles&gt;&lt;title&gt;Using open access observational data for conservation action: A case study for birds&lt;/title&gt;&lt;secondary-title&gt;Biological Conservation&lt;/secondary-title&gt;&lt;/titles&gt;&lt;periodical&gt;&lt;full-title&gt;Biological Conservation&lt;/full-title&gt;&lt;abbr-1&gt;Biol. Conserv.&lt;/abbr-1&gt;&lt;/periodical&gt;&lt;pages&gt;5-14&lt;/pages&gt;&lt;volume&gt;208&lt;/volume&gt;&lt;keywords&gt;&lt;keyword&gt;eBird&lt;/keyword&gt;&lt;keyword&gt;Citizen-science&lt;/keyword&gt;&lt;keyword&gt;Conservation outcomes&lt;/keyword&gt;&lt;keyword&gt;Data use&lt;/keyword&gt;&lt;keyword&gt;Conservation action&lt;/keyword&gt;&lt;keyword&gt;Conservation impacts&lt;/keyword&gt;&lt;/keywords&gt;&lt;dates&gt;&lt;year&gt;2017&lt;/year&gt;&lt;pub-dates&gt;&lt;date&gt;2017/04/01/&lt;/date&gt;&lt;/pub-dates&gt;&lt;/dates&gt;&lt;isbn&gt;0006-3207&lt;/isbn&gt;&lt;urls&gt;&lt;related-urls&gt;&lt;url&gt;http://www.sciencedirect.com/science/article/pii/S0006320716301689&lt;/url&gt;&lt;/related-urls&gt;&lt;/urls&gt;&lt;electronic-resource-num&gt;https://doi.org/10.1016/j.biocon.2016.04.031&lt;/electronic-resource-num&gt;&lt;/record&gt;&lt;/Cite&gt;&lt;/EndNote&gt;</w:instrText>
      </w:r>
      <w:r w:rsidR="0089049E" w:rsidRPr="0089049E">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(48)</w:t>
      </w:r>
      <w:r w:rsidR="0089049E" w:rsidRPr="0089049E">
        <w:rPr>
          <w:rFonts w:ascii="Times New Roman" w:hAnsi="Times New Roman" w:cs="Times New Roman"/>
          <w:color w:val="000000"/>
          <w:sz w:val="24"/>
          <w:szCs w:val="24"/>
          <w:shd w:val="clear" w:color="auto" w:fill="FFFFFF"/>
        </w:rPr>
        <w:fldChar w:fldCharType="end"/>
      </w:r>
      <w:r w:rsidR="0089049E" w:rsidRPr="0089049E">
        <w:rPr>
          <w:rFonts w:ascii="Times New Roman" w:hAnsi="Times New Roman" w:cs="Times New Roman"/>
          <w:color w:val="000000"/>
          <w:sz w:val="24"/>
          <w:szCs w:val="24"/>
          <w:shd w:val="clear" w:color="auto" w:fill="FFFFFF"/>
        </w:rPr>
        <w:t xml:space="preserve">. Through the </w:t>
      </w:r>
      <w:proofErr w:type="spellStart"/>
      <w:r w:rsidR="0089049E" w:rsidRPr="0089049E">
        <w:rPr>
          <w:rFonts w:ascii="Times New Roman" w:hAnsi="Times New Roman" w:cs="Times New Roman"/>
          <w:color w:val="000000"/>
          <w:sz w:val="24"/>
          <w:szCs w:val="24"/>
          <w:shd w:val="clear" w:color="auto" w:fill="FFFFFF"/>
        </w:rPr>
        <w:t>eBird</w:t>
      </w:r>
      <w:proofErr w:type="spellEnd"/>
      <w:r w:rsidR="0089049E" w:rsidRPr="0089049E">
        <w:rPr>
          <w:rFonts w:ascii="Times New Roman" w:hAnsi="Times New Roman" w:cs="Times New Roman"/>
          <w:color w:val="000000"/>
          <w:sz w:val="24"/>
          <w:szCs w:val="24"/>
          <w:shd w:val="clear" w:color="auto" w:fill="FFFFFF"/>
        </w:rPr>
        <w:t xml:space="preserve"> app or website, volunteers submit ‘checklists’ with the number</w:t>
      </w:r>
      <w:del w:id="100" w:author="Prince Ware, Stephanie (PHAC/ASPC)" w:date="2023-05-09T13:45:00Z">
        <w:r w:rsidR="0089049E" w:rsidRPr="0089049E" w:rsidDel="00721722">
          <w:rPr>
            <w:rFonts w:ascii="Times New Roman" w:hAnsi="Times New Roman" w:cs="Times New Roman"/>
            <w:color w:val="000000"/>
            <w:sz w:val="24"/>
            <w:szCs w:val="24"/>
            <w:shd w:val="clear" w:color="auto" w:fill="FFFFFF"/>
          </w:rPr>
          <w:delText>s</w:delText>
        </w:r>
      </w:del>
      <w:r w:rsidR="0089049E" w:rsidRPr="0089049E">
        <w:rPr>
          <w:rFonts w:ascii="Times New Roman" w:hAnsi="Times New Roman" w:cs="Times New Roman"/>
          <w:color w:val="000000"/>
          <w:sz w:val="24"/>
          <w:szCs w:val="24"/>
          <w:shd w:val="clear" w:color="auto" w:fill="FFFFFF"/>
        </w:rPr>
        <w:t xml:space="preserve"> of individuals of each species observed, start time, duration, and distance covered. When</w:t>
      </w:r>
      <w:r w:rsidR="0089049E">
        <w:rPr>
          <w:rFonts w:ascii="Times New Roman" w:hAnsi="Times New Roman" w:cs="Times New Roman"/>
          <w:color w:val="000000"/>
          <w:sz w:val="24"/>
          <w:szCs w:val="24"/>
          <w:shd w:val="clear" w:color="auto" w:fill="FFFFFF"/>
        </w:rPr>
        <w:t xml:space="preserve"> </w:t>
      </w:r>
      <w:r w:rsidR="0089049E">
        <w:rPr>
          <w:rFonts w:ascii="Times New Roman" w:eastAsia="Times New Roman" w:hAnsi="Times New Roman" w:cs="Times New Roman"/>
          <w:sz w:val="24"/>
          <w:szCs w:val="24"/>
          <w:highlight w:val="white"/>
        </w:rPr>
        <w:t>bird sightings verified by regional reviewers</w:t>
      </w:r>
      <w:r w:rsidR="0089049E">
        <w:rPr>
          <w:rFonts w:ascii="Times New Roman" w:eastAsia="Times New Roman" w:hAnsi="Times New Roman" w:cs="Times New Roman"/>
          <w:sz w:val="24"/>
          <w:szCs w:val="24"/>
        </w:rPr>
        <w:t xml:space="preserve"> and</w:t>
      </w:r>
      <w:r w:rsidR="0089049E" w:rsidRPr="0089049E">
        <w:rPr>
          <w:rFonts w:ascii="Times New Roman" w:hAnsi="Times New Roman" w:cs="Times New Roman"/>
          <w:color w:val="000000"/>
          <w:sz w:val="24"/>
          <w:szCs w:val="24"/>
          <w:shd w:val="clear" w:color="auto" w:fill="FFFFFF"/>
        </w:rPr>
        <w:t xml:space="preserve"> data are appropriately filtered, </w:t>
      </w:r>
      <w:proofErr w:type="spellStart"/>
      <w:r w:rsidR="0089049E" w:rsidRPr="0089049E">
        <w:rPr>
          <w:rFonts w:ascii="Times New Roman" w:hAnsi="Times New Roman" w:cs="Times New Roman"/>
          <w:color w:val="000000"/>
          <w:sz w:val="24"/>
          <w:szCs w:val="24"/>
          <w:shd w:val="clear" w:color="auto" w:fill="FFFFFF"/>
        </w:rPr>
        <w:t>eBird</w:t>
      </w:r>
      <w:proofErr w:type="spellEnd"/>
      <w:r w:rsidR="0089049E" w:rsidRPr="0089049E">
        <w:rPr>
          <w:rFonts w:ascii="Times New Roman" w:hAnsi="Times New Roman" w:cs="Times New Roman"/>
          <w:color w:val="000000"/>
          <w:sz w:val="24"/>
          <w:szCs w:val="24"/>
          <w:shd w:val="clear" w:color="auto" w:fill="FFFFFF"/>
        </w:rPr>
        <w:t xml:space="preserve"> checklists can provide data to understand ecological patterns at broad spatial extents </w:t>
      </w:r>
      <w:r w:rsidR="0089049E" w:rsidRPr="0089049E">
        <w:rPr>
          <w:rFonts w:ascii="Times New Roman" w:hAnsi="Times New Roman" w:cs="Times New Roman"/>
          <w:color w:val="000000"/>
          <w:sz w:val="24"/>
          <w:szCs w:val="24"/>
          <w:shd w:val="clear" w:color="auto" w:fill="FFFFFF"/>
        </w:rPr>
        <w:fldChar w:fldCharType="begin">
          <w:fldData xml:space="preserve">PEVuZE5vdGU+PENpdGU+PEF1dGhvcj5TdWxsaXZhbjwvQXV0aG9yPjxZZWFyPjIwMTQ8L1llYXI+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</w:fldData>
        </w:fldChar>
      </w:r>
      <w:r w:rsidR="00424DA6">
        <w:rPr>
          <w:rFonts w:ascii="Times New Roman" w:hAnsi="Times New Roman" w:cs="Times New Roman"/>
          <w:color w:val="000000"/>
          <w:sz w:val="24"/>
          <w:szCs w:val="24"/>
          <w:shd w:val="clear" w:color="auto" w:fill="FFFFFF"/>
        </w:rPr>
        <w:instrText xml:space="preserve"> ADDIN EN.CITE </w:instrText>
      </w:r>
      <w:r w:rsidR="00424DA6">
        <w:rPr>
          <w:rFonts w:ascii="Times New Roman" w:hAnsi="Times New Roman" w:cs="Times New Roman"/>
          <w:color w:val="000000"/>
          <w:sz w:val="24"/>
          <w:szCs w:val="24"/>
          <w:shd w:val="clear" w:color="auto" w:fill="FFFFFF"/>
        </w:rPr>
        <w:fldChar w:fldCharType="begin">
          <w:fldData xml:space="preserve">PEVuZE5vdGU+PENpdGU+PEF1dGhvcj5TdWxsaXZhbjwvQXV0aG9yPjxZZWFyPjIwMTQ8L1llYXI+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</w:fldData>
        </w:fldChar>
      </w:r>
      <w:r w:rsidR="00424DA6">
        <w:rPr>
          <w:rFonts w:ascii="Times New Roman" w:hAnsi="Times New Roman" w:cs="Times New Roman"/>
          <w:color w:val="000000"/>
          <w:sz w:val="24"/>
          <w:szCs w:val="24"/>
          <w:shd w:val="clear" w:color="auto" w:fill="FFFFFF"/>
        </w:rPr>
        <w:instrText xml:space="preserve"> ADDIN EN.CITE.DATA </w:instrText>
      </w:r>
      <w:r w:rsidR="00424DA6">
        <w:rPr>
          <w:rFonts w:ascii="Times New Roman" w:hAnsi="Times New Roman" w:cs="Times New Roman"/>
          <w:color w:val="000000"/>
          <w:sz w:val="24"/>
          <w:szCs w:val="24"/>
          <w:shd w:val="clear" w:color="auto" w:fill="FFFFFF"/>
        </w:rPr>
      </w:r>
      <w:r w:rsidR="00424DA6">
        <w:rPr>
          <w:rFonts w:ascii="Times New Roman" w:hAnsi="Times New Roman" w:cs="Times New Roman"/>
          <w:color w:val="000000"/>
          <w:sz w:val="24"/>
          <w:szCs w:val="24"/>
          <w:shd w:val="clear" w:color="auto" w:fill="FFFFFF"/>
        </w:rPr>
        <w:fldChar w:fldCharType="end"/>
      </w:r>
      <w:r w:rsidR="0089049E" w:rsidRPr="0089049E">
        <w:rPr>
          <w:rFonts w:ascii="Times New Roman" w:hAnsi="Times New Roman" w:cs="Times New Roman"/>
          <w:color w:val="000000"/>
          <w:sz w:val="24"/>
          <w:szCs w:val="24"/>
          <w:shd w:val="clear" w:color="auto" w:fill="FFFFFF"/>
        </w:rPr>
      </w:r>
      <w:r w:rsidR="0089049E" w:rsidRPr="0089049E">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(49, 50)</w:t>
      </w:r>
      <w:r w:rsidR="0089049E" w:rsidRPr="0089049E">
        <w:rPr>
          <w:rFonts w:ascii="Times New Roman" w:hAnsi="Times New Roman" w:cs="Times New Roman"/>
          <w:color w:val="000000"/>
          <w:sz w:val="24"/>
          <w:szCs w:val="24"/>
          <w:shd w:val="clear" w:color="auto" w:fill="FFFFFF"/>
        </w:rPr>
        <w:fldChar w:fldCharType="end"/>
      </w:r>
      <w:r w:rsidR="0089049E" w:rsidRPr="0089049E">
        <w:rPr>
          <w:rFonts w:ascii="Times New Roman" w:hAnsi="Times New Roman" w:cs="Times New Roman"/>
          <w:color w:val="000000"/>
          <w:sz w:val="24"/>
          <w:szCs w:val="24"/>
          <w:shd w:val="clear" w:color="auto" w:fill="FFFFFF"/>
        </w:rPr>
        <w:t>.</w:t>
      </w:r>
      <w:r w:rsidR="008F04C2">
        <w:rPr>
          <w:rFonts w:ascii="Times New Roman" w:hAnsi="Times New Roman" w:cs="Times New Roman"/>
          <w:color w:val="000000"/>
          <w:sz w:val="24"/>
          <w:szCs w:val="24"/>
          <w:shd w:val="clear" w:color="auto" w:fill="FFFFFF"/>
        </w:rPr>
        <w:t xml:space="preserve"> </w:t>
      </w:r>
    </w:p>
    <w:p w14:paraId="79BA1E83" w14:textId="04D930FF" w:rsidR="0089049E" w:rsidRPr="0089049E" w:rsidRDefault="0089049E" w:rsidP="00E244DC">
      <w:pPr>
        <w:autoSpaceDE w:val="0"/>
        <w:autoSpaceDN w:val="0"/>
        <w:adjustRightInd w:val="0"/>
        <w:spacing w:line="240" w:lineRule="auto"/>
        <w:ind w:firstLine="720"/>
        <w:contextualSpacing/>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downloaded </w:t>
      </w:r>
      <w:proofErr w:type="spellStart"/>
      <w:r>
        <w:rPr>
          <w:rFonts w:ascii="Times New Roman" w:hAnsi="Times New Roman" w:cs="Times New Roman"/>
          <w:color w:val="000000"/>
          <w:sz w:val="24"/>
          <w:szCs w:val="24"/>
          <w:shd w:val="clear" w:color="auto" w:fill="FFFFFF"/>
        </w:rPr>
        <w:t>eBird</w:t>
      </w:r>
      <w:proofErr w:type="spellEnd"/>
      <w:r>
        <w:rPr>
          <w:rFonts w:ascii="Times New Roman" w:hAnsi="Times New Roman" w:cs="Times New Roman"/>
          <w:color w:val="000000"/>
          <w:sz w:val="24"/>
          <w:szCs w:val="24"/>
          <w:shd w:val="clear" w:color="auto" w:fill="FFFFFF"/>
        </w:rPr>
        <w:t xml:space="preserve"> checklists </w:t>
      </w:r>
      <w:r>
        <w:rPr>
          <w:rFonts w:ascii="Times New Roman" w:eastAsia="Times New Roman" w:hAnsi="Times New Roman" w:cs="Times New Roman"/>
          <w:sz w:val="24"/>
          <w:szCs w:val="24"/>
        </w:rPr>
        <w:t>from 2007-202</w:t>
      </w:r>
      <w:r w:rsidR="00C3759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corresponding to </w:t>
      </w:r>
      <w:ins w:id="101" w:author="Prince Ware, Stephanie (PHAC/ASPC)" w:date="2023-05-09T13:45:00Z">
        <w:r w:rsidR="00721722">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CCHS cycles.</w:t>
      </w:r>
      <w:r>
        <w:rPr>
          <w:rFonts w:ascii="Times New Roman" w:hAnsi="Times New Roman" w:cs="Times New Roman"/>
          <w:color w:val="000000"/>
          <w:sz w:val="24"/>
          <w:szCs w:val="24"/>
          <w:shd w:val="clear" w:color="auto" w:fill="FFFFFF"/>
        </w:rPr>
        <w:t xml:space="preserve"> </w:t>
      </w:r>
      <w:r w:rsidRPr="0089049E">
        <w:rPr>
          <w:rFonts w:ascii="Times New Roman" w:hAnsi="Times New Roman" w:cs="Times New Roman"/>
          <w:color w:val="000000"/>
          <w:sz w:val="24"/>
          <w:szCs w:val="24"/>
          <w:shd w:val="clear" w:color="auto" w:fill="FFFFFF"/>
        </w:rPr>
        <w:t xml:space="preserve">To filter sampling events to the ‘best quality’ lists, we cleaned the checklist data using </w:t>
      </w:r>
      <w:del w:id="102" w:author="Prince Ware, Stephanie (PHAC/ASPC)" w:date="2023-05-09T13:47:00Z">
        <w:r w:rsidRPr="0089049E" w:rsidDel="00721722">
          <w:rPr>
            <w:rFonts w:ascii="Times New Roman" w:hAnsi="Times New Roman" w:cs="Times New Roman"/>
            <w:color w:val="000000"/>
            <w:sz w:val="24"/>
            <w:szCs w:val="24"/>
            <w:shd w:val="clear" w:color="auto" w:fill="FFFFFF"/>
          </w:rPr>
          <w:delText xml:space="preserve">similar </w:delText>
        </w:r>
      </w:del>
      <w:ins w:id="103" w:author="Prince Ware, Stephanie (PHAC/ASPC)" w:date="2023-05-09T13:47:00Z">
        <w:r w:rsidR="00721722">
          <w:rPr>
            <w:rFonts w:ascii="Times New Roman" w:hAnsi="Times New Roman" w:cs="Times New Roman"/>
            <w:color w:val="000000"/>
            <w:sz w:val="24"/>
            <w:szCs w:val="24"/>
            <w:shd w:val="clear" w:color="auto" w:fill="FFFFFF"/>
          </w:rPr>
          <w:t>methods applied previously</w:t>
        </w:r>
      </w:ins>
      <w:del w:id="104" w:author="Prince Ware, Stephanie (PHAC/ASPC)" w:date="2023-05-09T13:47:00Z">
        <w:r w:rsidRPr="0089049E" w:rsidDel="00721722">
          <w:rPr>
            <w:rFonts w:ascii="Times New Roman" w:hAnsi="Times New Roman" w:cs="Times New Roman"/>
            <w:color w:val="000000"/>
            <w:sz w:val="24"/>
            <w:szCs w:val="24"/>
            <w:shd w:val="clear" w:color="auto" w:fill="FFFFFF"/>
          </w:rPr>
          <w:delText xml:space="preserve">methods to </w:delText>
        </w:r>
      </w:del>
      <w:r w:rsidRPr="0089049E">
        <w:rPr>
          <w:rFonts w:ascii="Times New Roman" w:hAnsi="Times New Roman" w:cs="Times New Roman"/>
          <w:color w:val="000000"/>
          <w:sz w:val="24"/>
          <w:szCs w:val="24"/>
          <w:shd w:val="clear" w:color="auto" w:fill="FFFFFF"/>
        </w:rPr>
        <w:fldChar w:fldCharType="begin"/>
      </w:r>
      <w:r w:rsidR="00424DA6">
        <w:rPr>
          <w:rFonts w:ascii="Times New Roman" w:hAnsi="Times New Roman" w:cs="Times New Roman"/>
          <w:color w:val="000000"/>
          <w:sz w:val="24"/>
          <w:szCs w:val="24"/>
          <w:shd w:val="clear" w:color="auto" w:fill="FFFFFF"/>
        </w:rPr>
        <w:instrText xml:space="preserve"> ADDIN EN.CITE &lt;EndNote&gt;&lt;Cite&gt;&lt;Author&gt;Callaghan&lt;/Author&gt;&lt;Year&gt;2017&lt;/Year&gt;&lt;RecNum&gt;4036&lt;/RecNum&gt;&lt;DisplayText&gt;(51)&lt;/DisplayText&gt;&lt;record&gt;&lt;rec-number&gt;4036&lt;/rec-number&gt;&lt;foreign-keys&gt;&lt;key app="EN" db-id="0tx92atzmzfz91ee2f5xfzeiwz5vpr2zdzzv" timestamp="1591384963"&gt;4036&lt;/key&gt;&lt;/foreign-keys&gt;&lt;ref-type name="Journal Article"&gt;17&lt;/ref-type&gt;&lt;contributors&gt;&lt;authors&gt;&lt;author&gt;Callaghan, Corey T.&lt;/author&gt;&lt;author&gt;Lyons, Mitchell B.&lt;/author&gt;&lt;author&gt;Martin, John M.&lt;/author&gt;&lt;author&gt;Major, Richard E.&lt;/author&gt;&lt;author&gt;Kingsford, Richard T.&lt;/author&gt;&lt;/authors&gt;&lt;/contributors&gt;&lt;titles&gt;&lt;title&gt;Assessing the reliability of avian biodiversity measures of urban greenspaces using eBird citizen science data&lt;/title&gt;&lt;secondary-title&gt;Avian Conservation and Ecology&lt;/secondary-title&gt;&lt;translated-title&gt;Évaluer la fiabilité du décompte de la diversité aviaire dans les espaces verts urbains en utilisant les données scientifiques recueillis par les citoyens grâce à eBird&lt;/translated-title&gt;&lt;/titles&gt;&lt;periodical&gt;&lt;full-title&gt;Avian Conservation and Ecology&lt;/full-title&gt;&lt;abbr-1&gt;Avian Conserv. and Ecol.&lt;/abbr-1&gt;&lt;/periodical&gt;&lt;volume&gt;12&lt;/volume&gt;&lt;number&gt;2&lt;/number&gt;&lt;keywords&gt;&lt;keyword&gt;biodiversity&lt;/keyword&gt;&lt;keyword&gt;ecological monitoring&lt;/keyword&gt;&lt;keyword&gt;minimum sampling effort&lt;/keyword&gt;&lt;keyword&gt;species richness&lt;/keyword&gt;&lt;keyword&gt;urban ecology&lt;/keyword&gt;&lt;keyword&gt;urban greenspace&lt;/keyword&gt;&lt;/keywords&gt;&lt;dates&gt;&lt;year&gt;2017&lt;/year&gt;&lt;/dates&gt;&lt;publisher&gt;The Resilience Alliance&lt;/publisher&gt;&lt;urls&gt;&lt;related-urls&gt;&lt;url&gt;http://www.ace-eco.org/vol12/iss2/art12/&lt;/url&gt;&lt;/related-urls&gt;&lt;/urls&gt;&lt;custom7&gt;12&lt;/custom7&gt;&lt;electronic-resource-num&gt;10.5751/ACE-01104-120212&lt;/electronic-resource-num&gt;&lt;/record&gt;&lt;/Cite&gt;&lt;/EndNote&gt;</w:instrText>
      </w:r>
      <w:r w:rsidRPr="0089049E">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(51)</w:t>
      </w:r>
      <w:r w:rsidRPr="0089049E">
        <w:rPr>
          <w:rFonts w:ascii="Times New Roman" w:hAnsi="Times New Roman" w:cs="Times New Roman"/>
          <w:color w:val="000000"/>
          <w:sz w:val="24"/>
          <w:szCs w:val="24"/>
          <w:shd w:val="clear" w:color="auto" w:fill="FFFFFF"/>
        </w:rPr>
        <w:fldChar w:fldCharType="end"/>
      </w:r>
      <w:del w:id="105" w:author="Prince Ware, Stephanie (PHAC/ASPC)" w:date="2023-05-09T13:47:00Z">
        <w:r w:rsidRPr="0089049E" w:rsidDel="00721722">
          <w:rPr>
            <w:rFonts w:ascii="Times New Roman" w:hAnsi="Times New Roman" w:cs="Times New Roman"/>
            <w:color w:val="000000"/>
            <w:sz w:val="24"/>
            <w:szCs w:val="24"/>
            <w:shd w:val="clear" w:color="auto" w:fill="FFFFFF"/>
          </w:rPr>
          <w:delText xml:space="preserve"> and </w:delText>
        </w:r>
      </w:del>
      <w:r w:rsidRPr="0089049E">
        <w:rPr>
          <w:rFonts w:ascii="Times New Roman" w:hAnsi="Times New Roman" w:cs="Times New Roman"/>
          <w:color w:val="000000"/>
          <w:sz w:val="24"/>
          <w:szCs w:val="24"/>
          <w:shd w:val="clear" w:color="auto" w:fill="FFFFFF"/>
        </w:rPr>
        <w:fldChar w:fldCharType="begin"/>
      </w:r>
      <w:r w:rsidR="00424DA6">
        <w:rPr>
          <w:rFonts w:ascii="Times New Roman" w:hAnsi="Times New Roman" w:cs="Times New Roman"/>
          <w:color w:val="000000"/>
          <w:sz w:val="24"/>
          <w:szCs w:val="24"/>
          <w:shd w:val="clear" w:color="auto" w:fill="FFFFFF"/>
        </w:rPr>
        <w:instrText xml:space="preserve"> ADDIN EN.CITE &lt;EndNote&gt;&lt;Cite&gt;&lt;Author&gt;Callaghan&lt;/Author&gt;&lt;Year&gt;2019&lt;/Year&gt;&lt;RecNum&gt;4841&lt;/RecNum&gt;&lt;DisplayText&gt;(52)&lt;/DisplayText&gt;&lt;record&gt;&lt;rec-number&gt;4841&lt;/rec-number&gt;&lt;foreign-keys&gt;&lt;key app="EN" db-id="0tx92atzmzfz91ee2f5xfzeiwz5vpr2zdzzv" timestamp="1669136966"&gt;4841&lt;/key&gt;&lt;/foreign-keys&gt;&lt;ref-type name="Journal Article"&gt;17&lt;/ref-type&gt;&lt;contributors&gt;&lt;authors&gt;&lt;author&gt;Callaghan, Corey T.&lt;/author&gt;&lt;author&gt;Bino, Gilad&lt;/author&gt;&lt;author&gt;Major, Richard E.&lt;/author&gt;&lt;author&gt;Martin, John M.&lt;/author&gt;&lt;author&gt;Lyons, Mitchell B.&lt;/author&gt;&lt;author&gt;Kingsford, Richard T.&lt;/author&gt;&lt;/authors&gt;&lt;/contributors&gt;&lt;titles&gt;&lt;title&gt;Heterogeneous urban green areas are bird diversity hotspots: insights using continental-scale citizen science data&lt;/title&gt;&lt;secondary-title&gt;Landscape Ecology&lt;/secondary-title&gt;&lt;/titles&gt;&lt;periodical&gt;&lt;full-title&gt;Landscape Ecology&lt;/full-title&gt;&lt;abbr-1&gt;Landscape Ecol.&lt;/abbr-1&gt;&lt;/periodical&gt;&lt;pages&gt;1231-1246&lt;/pages&gt;&lt;volume&gt;34&lt;/volume&gt;&lt;number&gt;6&lt;/number&gt;&lt;dates&gt;&lt;year&gt;2019&lt;/year&gt;&lt;pub-dates&gt;&lt;date&gt;2019/06/01&lt;/date&gt;&lt;/pub-dates&gt;&lt;/dates&gt;&lt;isbn&gt;1572-9761&lt;/isbn&gt;&lt;urls&gt;&lt;related-urls&gt;&lt;url&gt;https://doi.org/10.1007/s10980-019-00851-6&lt;/url&gt;&lt;/related-urls&gt;&lt;/urls&gt;&lt;electronic-resource-num&gt;10.1007/s10980-019-00851-6&lt;/electronic-resource-num&gt;&lt;/record&gt;&lt;/Cite&gt;&lt;/EndNote&gt;</w:instrText>
      </w:r>
      <w:r w:rsidRPr="0089049E">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(52)</w:t>
      </w:r>
      <w:r w:rsidRPr="0089049E">
        <w:rPr>
          <w:rFonts w:ascii="Times New Roman" w:hAnsi="Times New Roman" w:cs="Times New Roman"/>
          <w:color w:val="000000"/>
          <w:sz w:val="24"/>
          <w:szCs w:val="24"/>
          <w:shd w:val="clear" w:color="auto" w:fill="FFFFFF"/>
        </w:rPr>
        <w:fldChar w:fldCharType="end"/>
      </w:r>
      <w:r w:rsidRPr="0089049E">
        <w:rPr>
          <w:rFonts w:ascii="Times New Roman" w:hAnsi="Times New Roman" w:cs="Times New Roman"/>
          <w:color w:val="000000"/>
          <w:sz w:val="24"/>
          <w:szCs w:val="24"/>
          <w:shd w:val="clear" w:color="auto" w:fill="FFFFFF"/>
        </w:rPr>
        <w:t xml:space="preserve">, limiting checklists to those that were: (1) complete (where all birds seen and heard were recorded); (2) had a travel distance &lt; 10 km; (3) were between 5 and 240 mins duration; and (4) were ‘stationary’, ‘travelling’, or ‘exhaustive’ (removing any incidental checklists). Further, we removed species that were recorded on fewer than 5% of checklists at each location to limit the impacts of vagrant birds or erroneous identification on the analysis </w:t>
      </w:r>
      <w:r w:rsidRPr="0089049E">
        <w:rPr>
          <w:rFonts w:ascii="Times New Roman" w:hAnsi="Times New Roman" w:cs="Times New Roman"/>
          <w:color w:val="000000"/>
          <w:sz w:val="24"/>
          <w:szCs w:val="24"/>
          <w:shd w:val="clear" w:color="auto" w:fill="FFFFFF"/>
        </w:rPr>
        <w:fldChar w:fldCharType="begin"/>
      </w:r>
      <w:r w:rsidR="00424DA6">
        <w:rPr>
          <w:rFonts w:ascii="Times New Roman" w:hAnsi="Times New Roman" w:cs="Times New Roman"/>
          <w:color w:val="000000"/>
          <w:sz w:val="24"/>
          <w:szCs w:val="24"/>
          <w:shd w:val="clear" w:color="auto" w:fill="FFFFFF"/>
        </w:rPr>
        <w:instrText xml:space="preserve"> ADDIN EN.CITE &lt;EndNote&gt;&lt;Cite&gt;&lt;Author&gt;Callaghan&lt;/Author&gt;&lt;Year&gt;2017&lt;/Year&gt;&lt;RecNum&gt;4036&lt;/RecNum&gt;&lt;DisplayText&gt;(51)&lt;/DisplayText&gt;&lt;record&gt;&lt;rec-number&gt;4036&lt;/rec-number&gt;&lt;foreign-keys&gt;&lt;key app="EN" db-id="0tx92atzmzfz91ee2f5xfzeiwz5vpr2zdzzv" timestamp="1591384963"&gt;4036&lt;/key&gt;&lt;/foreign-keys&gt;&lt;ref-type name="Journal Article"&gt;17&lt;/ref-type&gt;&lt;contributors&gt;&lt;authors&gt;&lt;author&gt;Callaghan, Corey T.&lt;/author&gt;&lt;author&gt;Lyons, Mitchell B.&lt;/author&gt;&lt;author&gt;Martin, John M.&lt;/author&gt;&lt;author&gt;Major, Richard E.&lt;/author&gt;&lt;author&gt;Kingsford, Richard T.&lt;/author&gt;&lt;/authors&gt;&lt;/contributors&gt;&lt;titles&gt;&lt;title&gt;Assessing the reliability of avian biodiversity measures of urban greenspaces using eBird citizen science data&lt;/title&gt;&lt;secondary-title&gt;Avian Conservation and Ecology&lt;/secondary-title&gt;&lt;translated-title&gt;Évaluer la fiabilité du décompte de la diversité aviaire dans les espaces verts urbains en utilisant les données scientifiques recueillis par les citoyens grâce à eBird&lt;/translated-title&gt;&lt;/titles&gt;&lt;periodical&gt;&lt;full-title&gt;Avian Conservation and Ecology&lt;/full-title&gt;&lt;abbr-1&gt;Avian Conserv. and Ecol.&lt;/abbr-1&gt;&lt;/periodical&gt;&lt;volume&gt;12&lt;/volume&gt;&lt;number&gt;2&lt;/number&gt;&lt;keywords&gt;&lt;keyword&gt;biodiversity&lt;/keyword&gt;&lt;keyword&gt;ecological monitoring&lt;/keyword&gt;&lt;keyword&gt;minimum sampling effort&lt;/keyword&gt;&lt;keyword&gt;species richness&lt;/keyword&gt;&lt;keyword&gt;urban ecology&lt;/keyword&gt;&lt;keyword&gt;urban greenspace&lt;/keyword&gt;&lt;/keywords&gt;&lt;dates&gt;&lt;year&gt;2017&lt;/year&gt;&lt;/dates&gt;&lt;publisher&gt;The Resilience Alliance&lt;/publisher&gt;&lt;urls&gt;&lt;related-urls&gt;&lt;url&gt;http://www.ace-eco.org/vol12/iss2/art12/&lt;/url&gt;&lt;/related-urls&gt;&lt;/urls&gt;&lt;custom7&gt;12&lt;/custom7&gt;&lt;electronic-resource-num&gt;10.5751/ACE-01104-120212&lt;/electronic-resource-num&gt;&lt;/record&gt;&lt;/Cite&gt;&lt;/EndNote&gt;</w:instrText>
      </w:r>
      <w:r w:rsidRPr="0089049E">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(51)</w:t>
      </w:r>
      <w:r w:rsidRPr="0089049E">
        <w:rPr>
          <w:rFonts w:ascii="Times New Roman" w:hAnsi="Times New Roman" w:cs="Times New Roman"/>
          <w:color w:val="000000"/>
          <w:sz w:val="24"/>
          <w:szCs w:val="24"/>
          <w:shd w:val="clear" w:color="auto" w:fill="FFFFFF"/>
        </w:rPr>
        <w:fldChar w:fldCharType="end"/>
      </w:r>
      <w:r w:rsidRPr="0089049E">
        <w:rPr>
          <w:rFonts w:ascii="Times New Roman" w:hAnsi="Times New Roman" w:cs="Times New Roman"/>
          <w:color w:val="000000"/>
          <w:sz w:val="24"/>
          <w:szCs w:val="24"/>
          <w:shd w:val="clear" w:color="auto" w:fill="FFFFFF"/>
        </w:rPr>
        <w:t xml:space="preserve">. We used the </w:t>
      </w:r>
      <w:r w:rsidRPr="0089049E">
        <w:rPr>
          <w:rFonts w:ascii="Times New Roman" w:hAnsi="Times New Roman" w:cs="Times New Roman"/>
          <w:i/>
          <w:color w:val="000000"/>
          <w:sz w:val="24"/>
          <w:szCs w:val="24"/>
          <w:shd w:val="clear" w:color="auto" w:fill="FFFFFF"/>
        </w:rPr>
        <w:t>auk</w:t>
      </w:r>
      <w:r w:rsidRPr="0089049E">
        <w:rPr>
          <w:rFonts w:ascii="Times New Roman" w:hAnsi="Times New Roman" w:cs="Times New Roman"/>
          <w:color w:val="000000"/>
          <w:sz w:val="24"/>
          <w:szCs w:val="24"/>
          <w:shd w:val="clear" w:color="auto" w:fill="FFFFFF"/>
        </w:rPr>
        <w:t xml:space="preserve"> package </w:t>
      </w:r>
      <w:r w:rsidRPr="0089049E">
        <w:rPr>
          <w:rFonts w:ascii="Times New Roman" w:hAnsi="Times New Roman" w:cs="Times New Roman"/>
          <w:color w:val="000000"/>
          <w:sz w:val="24"/>
          <w:szCs w:val="24"/>
          <w:shd w:val="clear" w:color="auto" w:fill="FFFFFF"/>
        </w:rPr>
        <w:fldChar w:fldCharType="begin"/>
      </w:r>
      <w:r w:rsidR="00424DA6">
        <w:rPr>
          <w:rFonts w:ascii="Times New Roman" w:hAnsi="Times New Roman" w:cs="Times New Roman"/>
          <w:color w:val="000000"/>
          <w:sz w:val="24"/>
          <w:szCs w:val="24"/>
          <w:shd w:val="clear" w:color="auto" w:fill="FFFFFF"/>
        </w:rPr>
        <w:instrText xml:space="preserve"> ADDIN EN.CITE &lt;EndNote&gt;&lt;Cite&gt;&lt;Author&gt;Strimas-Mackey&lt;/Author&gt;&lt;Year&gt;2018&lt;/Year&gt;&lt;RecNum&gt;4039&lt;/RecNum&gt;&lt;DisplayText&gt;(53)&lt;/DisplayText&gt;&lt;record&gt;&lt;rec-number&gt;4039&lt;/rec-number&gt;&lt;foreign-keys&gt;&lt;key app="EN" db-id="0tx92atzmzfz91ee2f5xfzeiwz5vpr2zdzzv" timestamp="1591386437"&gt;4039&lt;/key&gt;&lt;/foreign-keys&gt;&lt;ref-type name="Journal Article"&gt;17&lt;/ref-type&gt;&lt;contributors&gt;&lt;authors&gt;&lt;author&gt;Strimas-Mackey, Matthew &lt;/author&gt;&lt;author&gt;Miller, Eliot&lt;/author&gt;&lt;author&gt;Hochachka, Wesley M.&lt;/author&gt;&lt;/authors&gt;&lt;/contributors&gt;&lt;titles&gt;&lt;title&gt;auk: eBird Data Extraction and Processing with AWK. R package version 0.3.0. https://cornelllabofornithology.github.io/auk/&lt;/title&gt;&lt;/titles&gt;&lt;dates&gt;&lt;year&gt;2018&lt;/year&gt;&lt;/dates&gt;&lt;urls&gt;&lt;/urls&gt;&lt;/record&gt;&lt;/Cite&gt;&lt;/EndNote&gt;</w:instrText>
      </w:r>
      <w:r w:rsidRPr="0089049E">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(53)</w:t>
      </w:r>
      <w:r w:rsidRPr="0089049E">
        <w:rPr>
          <w:rFonts w:ascii="Times New Roman" w:hAnsi="Times New Roman" w:cs="Times New Roman"/>
          <w:color w:val="000000"/>
          <w:sz w:val="24"/>
          <w:szCs w:val="24"/>
          <w:shd w:val="clear" w:color="auto" w:fill="FFFFFF"/>
        </w:rPr>
        <w:fldChar w:fldCharType="end"/>
      </w:r>
      <w:r w:rsidR="00424DA6">
        <w:rPr>
          <w:rFonts w:ascii="Times New Roman" w:hAnsi="Times New Roman" w:cs="Times New Roman"/>
          <w:color w:val="000000"/>
          <w:sz w:val="24"/>
          <w:szCs w:val="24"/>
          <w:shd w:val="clear" w:color="auto" w:fill="FFFFFF"/>
        </w:rPr>
        <w:t xml:space="preserve"> </w:t>
      </w:r>
      <w:r w:rsidRPr="0089049E">
        <w:rPr>
          <w:rFonts w:ascii="Times New Roman" w:hAnsi="Times New Roman" w:cs="Times New Roman"/>
          <w:color w:val="000000"/>
          <w:sz w:val="24"/>
          <w:szCs w:val="24"/>
          <w:shd w:val="clear" w:color="auto" w:fill="FFFFFF"/>
        </w:rPr>
        <w:t xml:space="preserve">to filter checklists. </w:t>
      </w:r>
      <w:r w:rsidR="00357C4D">
        <w:rPr>
          <w:rFonts w:ascii="Times New Roman" w:hAnsi="Times New Roman" w:cs="Times New Roman"/>
          <w:color w:val="000000"/>
          <w:sz w:val="24"/>
          <w:szCs w:val="24"/>
          <w:shd w:val="clear" w:color="auto" w:fill="FFFFFF"/>
          <w:lang w:val="en-CA" w:eastAsia="zh-TW"/>
        </w:rPr>
        <w:t>We note that</w:t>
      </w:r>
      <w:r w:rsidR="00923820">
        <w:rPr>
          <w:rFonts w:ascii="Times New Roman" w:hAnsi="Times New Roman" w:cs="Times New Roman"/>
          <w:color w:val="000000"/>
          <w:sz w:val="24"/>
          <w:szCs w:val="24"/>
          <w:shd w:val="clear" w:color="auto" w:fill="FFFFFF"/>
          <w:lang w:val="en-CA" w:eastAsia="zh-TW"/>
        </w:rPr>
        <w:t xml:space="preserve"> community scientists</w:t>
      </w:r>
      <w:r w:rsidR="00357C4D">
        <w:rPr>
          <w:rFonts w:ascii="Times New Roman" w:hAnsi="Times New Roman" w:cs="Times New Roman"/>
          <w:color w:val="000000"/>
          <w:sz w:val="24"/>
          <w:szCs w:val="24"/>
          <w:shd w:val="clear" w:color="auto" w:fill="FFFFFF"/>
          <w:lang w:val="en-CA" w:eastAsia="zh-TW"/>
        </w:rPr>
        <w:t xml:space="preserve"> involved in assembling </w:t>
      </w:r>
      <w:proofErr w:type="spellStart"/>
      <w:r w:rsidR="00357C4D">
        <w:rPr>
          <w:rFonts w:ascii="Times New Roman" w:hAnsi="Times New Roman" w:cs="Times New Roman"/>
          <w:color w:val="000000"/>
          <w:sz w:val="24"/>
          <w:szCs w:val="24"/>
          <w:shd w:val="clear" w:color="auto" w:fill="FFFFFF"/>
          <w:lang w:val="en-CA" w:eastAsia="zh-TW"/>
        </w:rPr>
        <w:t>eBird</w:t>
      </w:r>
      <w:proofErr w:type="spellEnd"/>
      <w:r w:rsidR="00357C4D">
        <w:rPr>
          <w:rFonts w:ascii="Times New Roman" w:hAnsi="Times New Roman" w:cs="Times New Roman"/>
          <w:color w:val="000000"/>
          <w:sz w:val="24"/>
          <w:szCs w:val="24"/>
          <w:shd w:val="clear" w:color="auto" w:fill="FFFFFF"/>
          <w:lang w:val="en-CA" w:eastAsia="zh-TW"/>
        </w:rPr>
        <w:t xml:space="preserve"> </w:t>
      </w:r>
      <w:del w:id="106" w:author="Prince Ware, Stephanie (PHAC/ASPC)" w:date="2023-05-09T13:48:00Z">
        <w:r w:rsidR="00357C4D" w:rsidDel="00721722">
          <w:rPr>
            <w:rFonts w:ascii="Times New Roman" w:hAnsi="Times New Roman" w:cs="Times New Roman"/>
            <w:color w:val="000000"/>
            <w:sz w:val="24"/>
            <w:szCs w:val="24"/>
            <w:shd w:val="clear" w:color="auto" w:fill="FFFFFF"/>
            <w:lang w:val="en-CA" w:eastAsia="zh-TW"/>
          </w:rPr>
          <w:delText>checkists</w:delText>
        </w:r>
      </w:del>
      <w:ins w:id="107" w:author="Prince Ware, Stephanie (PHAC/ASPC)" w:date="2023-05-09T13:48:00Z">
        <w:r w:rsidR="00721722">
          <w:rPr>
            <w:rFonts w:ascii="Times New Roman" w:hAnsi="Times New Roman" w:cs="Times New Roman"/>
            <w:color w:val="000000"/>
            <w:sz w:val="24"/>
            <w:szCs w:val="24"/>
            <w:shd w:val="clear" w:color="auto" w:fill="FFFFFF"/>
            <w:lang w:val="en-CA" w:eastAsia="zh-TW"/>
          </w:rPr>
          <w:t>checklists</w:t>
        </w:r>
      </w:ins>
      <w:r w:rsidR="00357C4D">
        <w:rPr>
          <w:rFonts w:ascii="Times New Roman" w:hAnsi="Times New Roman" w:cs="Times New Roman"/>
          <w:color w:val="000000"/>
          <w:sz w:val="24"/>
          <w:szCs w:val="24"/>
          <w:shd w:val="clear" w:color="auto" w:fill="FFFFFF"/>
          <w:lang w:val="en-CA" w:eastAsia="zh-TW"/>
        </w:rPr>
        <w:t xml:space="preserve"> </w:t>
      </w:r>
      <w:proofErr w:type="gramStart"/>
      <w:r w:rsidR="00357C4D">
        <w:rPr>
          <w:rFonts w:ascii="Times New Roman" w:hAnsi="Times New Roman" w:cs="Times New Roman"/>
          <w:color w:val="000000"/>
          <w:sz w:val="24"/>
          <w:szCs w:val="24"/>
          <w:shd w:val="clear" w:color="auto" w:fill="FFFFFF"/>
          <w:lang w:val="en-CA" w:eastAsia="zh-TW"/>
        </w:rPr>
        <w:t xml:space="preserve">in </w:t>
      </w:r>
      <w:r w:rsidR="005D5B4F">
        <w:rPr>
          <w:rFonts w:ascii="Times New Roman" w:hAnsi="Times New Roman" w:cs="Times New Roman"/>
          <w:color w:val="000000"/>
          <w:sz w:val="24"/>
          <w:szCs w:val="24"/>
          <w:shd w:val="clear" w:color="auto" w:fill="FFFFFF"/>
          <w:lang w:val="en-CA" w:eastAsia="zh-TW"/>
        </w:rPr>
        <w:t>a given</w:t>
      </w:r>
      <w:proofErr w:type="gramEnd"/>
      <w:r w:rsidR="005D5B4F">
        <w:rPr>
          <w:rFonts w:ascii="Times New Roman" w:hAnsi="Times New Roman" w:cs="Times New Roman"/>
          <w:color w:val="000000"/>
          <w:sz w:val="24"/>
          <w:szCs w:val="24"/>
          <w:shd w:val="clear" w:color="auto" w:fill="FFFFFF"/>
          <w:lang w:val="en-CA" w:eastAsia="zh-TW"/>
        </w:rPr>
        <w:t xml:space="preserve"> location</w:t>
      </w:r>
      <w:r w:rsidR="00357C4D">
        <w:rPr>
          <w:rFonts w:ascii="Times New Roman" w:hAnsi="Times New Roman" w:cs="Times New Roman"/>
          <w:color w:val="000000"/>
          <w:sz w:val="24"/>
          <w:szCs w:val="24"/>
          <w:shd w:val="clear" w:color="auto" w:fill="FFFFFF"/>
          <w:lang w:val="en-CA" w:eastAsia="zh-TW"/>
        </w:rPr>
        <w:t xml:space="preserve"> need not live in that </w:t>
      </w:r>
      <w:r w:rsidR="005D5B4F">
        <w:rPr>
          <w:rFonts w:ascii="Times New Roman" w:hAnsi="Times New Roman" w:cs="Times New Roman"/>
          <w:color w:val="000000"/>
          <w:sz w:val="24"/>
          <w:szCs w:val="24"/>
          <w:shd w:val="clear" w:color="auto" w:fill="FFFFFF"/>
          <w:lang w:val="en-CA" w:eastAsia="zh-TW"/>
        </w:rPr>
        <w:t>location</w:t>
      </w:r>
      <w:r w:rsidR="000B205D">
        <w:rPr>
          <w:rFonts w:ascii="Times New Roman" w:hAnsi="Times New Roman" w:cs="Times New Roman"/>
          <w:color w:val="000000"/>
          <w:sz w:val="24"/>
          <w:szCs w:val="24"/>
          <w:shd w:val="clear" w:color="auto" w:fill="FFFFFF"/>
          <w:lang w:val="en-CA" w:eastAsia="zh-TW"/>
        </w:rPr>
        <w:t xml:space="preserve">. The association between an </w:t>
      </w:r>
      <w:proofErr w:type="spellStart"/>
      <w:r w:rsidR="000B205D">
        <w:rPr>
          <w:rFonts w:ascii="Times New Roman" w:hAnsi="Times New Roman" w:cs="Times New Roman"/>
          <w:color w:val="000000"/>
          <w:sz w:val="24"/>
          <w:szCs w:val="24"/>
          <w:shd w:val="clear" w:color="auto" w:fill="FFFFFF"/>
          <w:lang w:val="en-CA" w:eastAsia="zh-TW"/>
        </w:rPr>
        <w:t>eBird</w:t>
      </w:r>
      <w:proofErr w:type="spellEnd"/>
      <w:r w:rsidR="000B205D">
        <w:rPr>
          <w:rFonts w:ascii="Times New Roman" w:hAnsi="Times New Roman" w:cs="Times New Roman"/>
          <w:color w:val="000000"/>
          <w:sz w:val="24"/>
          <w:szCs w:val="24"/>
          <w:shd w:val="clear" w:color="auto" w:fill="FFFFFF"/>
          <w:lang w:val="en-CA" w:eastAsia="zh-TW"/>
        </w:rPr>
        <w:t xml:space="preserve"> checklist and a </w:t>
      </w:r>
      <w:r w:rsidR="005D5B4F">
        <w:rPr>
          <w:rFonts w:ascii="Times New Roman" w:hAnsi="Times New Roman" w:cs="Times New Roman"/>
          <w:color w:val="000000"/>
          <w:sz w:val="24"/>
          <w:szCs w:val="24"/>
          <w:shd w:val="clear" w:color="auto" w:fill="FFFFFF"/>
          <w:lang w:val="en-CA" w:eastAsia="zh-TW"/>
        </w:rPr>
        <w:t>location</w:t>
      </w:r>
      <w:r w:rsidR="000B205D">
        <w:rPr>
          <w:rFonts w:ascii="Times New Roman" w:hAnsi="Times New Roman" w:cs="Times New Roman"/>
          <w:color w:val="000000"/>
          <w:sz w:val="24"/>
          <w:szCs w:val="24"/>
          <w:shd w:val="clear" w:color="auto" w:fill="FFFFFF"/>
          <w:lang w:val="en-CA" w:eastAsia="zh-TW"/>
        </w:rPr>
        <w:t xml:space="preserve"> simply means that a registered </w:t>
      </w:r>
      <w:proofErr w:type="spellStart"/>
      <w:r w:rsidR="000B205D">
        <w:rPr>
          <w:rFonts w:ascii="Times New Roman" w:hAnsi="Times New Roman" w:cs="Times New Roman"/>
          <w:color w:val="000000"/>
          <w:sz w:val="24"/>
          <w:szCs w:val="24"/>
          <w:shd w:val="clear" w:color="auto" w:fill="FFFFFF"/>
          <w:lang w:val="en-CA" w:eastAsia="zh-TW"/>
        </w:rPr>
        <w:t>eBird</w:t>
      </w:r>
      <w:proofErr w:type="spellEnd"/>
      <w:r w:rsidR="000B205D">
        <w:rPr>
          <w:rFonts w:ascii="Times New Roman" w:hAnsi="Times New Roman" w:cs="Times New Roman"/>
          <w:color w:val="000000"/>
          <w:sz w:val="24"/>
          <w:szCs w:val="24"/>
          <w:shd w:val="clear" w:color="auto" w:fill="FFFFFF"/>
          <w:lang w:val="en-CA" w:eastAsia="zh-TW"/>
        </w:rPr>
        <w:t xml:space="preserve"> user travelled to a particular </w:t>
      </w:r>
      <w:r w:rsidR="005D5B4F">
        <w:rPr>
          <w:rFonts w:ascii="Times New Roman" w:hAnsi="Times New Roman" w:cs="Times New Roman"/>
          <w:color w:val="000000"/>
          <w:sz w:val="24"/>
          <w:szCs w:val="24"/>
          <w:shd w:val="clear" w:color="auto" w:fill="FFFFFF"/>
          <w:lang w:val="en-CA" w:eastAsia="zh-TW"/>
        </w:rPr>
        <w:t>location</w:t>
      </w:r>
      <w:r w:rsidR="000B205D">
        <w:rPr>
          <w:rFonts w:ascii="Times New Roman" w:hAnsi="Times New Roman" w:cs="Times New Roman"/>
          <w:color w:val="000000"/>
          <w:sz w:val="24"/>
          <w:szCs w:val="24"/>
          <w:shd w:val="clear" w:color="auto" w:fill="FFFFFF"/>
          <w:lang w:val="en-CA" w:eastAsia="zh-TW"/>
        </w:rPr>
        <w:t xml:space="preserve"> to perform that survey</w:t>
      </w:r>
      <w:r w:rsidR="00357C4D">
        <w:rPr>
          <w:rFonts w:ascii="Times New Roman" w:hAnsi="Times New Roman" w:cs="Times New Roman"/>
          <w:color w:val="000000"/>
          <w:sz w:val="24"/>
          <w:szCs w:val="24"/>
          <w:shd w:val="clear" w:color="auto" w:fill="FFFFFF"/>
          <w:lang w:val="en-CA" w:eastAsia="zh-TW"/>
        </w:rPr>
        <w:t xml:space="preserve">. </w:t>
      </w:r>
    </w:p>
    <w:p w14:paraId="4196A347" w14:textId="3E786BD0" w:rsidR="008E538C" w:rsidRDefault="003F7B26" w:rsidP="00054148">
      <w:pPr>
        <w:autoSpaceDE w:val="0"/>
        <w:autoSpaceDN w:val="0"/>
        <w:adjustRightInd w:val="0"/>
        <w:spacing w:line="240" w:lineRule="auto"/>
        <w:ind w:firstLine="720"/>
        <w:contextualSpacing/>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To explore the influence of bird diversity in neighborhood greenspaces we calculated the distance to and bird species diversity metrics of the nearest </w:t>
      </w:r>
      <w:proofErr w:type="spellStart"/>
      <w:r>
        <w:rPr>
          <w:rFonts w:ascii="Times New Roman" w:hAnsi="Times New Roman" w:cs="Times New Roman"/>
          <w:color w:val="000000"/>
          <w:sz w:val="24"/>
          <w:szCs w:val="24"/>
          <w:shd w:val="clear" w:color="auto" w:fill="FFFFFF"/>
        </w:rPr>
        <w:t>eBird</w:t>
      </w:r>
      <w:proofErr w:type="spellEnd"/>
      <w:r>
        <w:rPr>
          <w:rFonts w:ascii="Times New Roman" w:hAnsi="Times New Roman" w:cs="Times New Roman"/>
          <w:color w:val="000000"/>
          <w:sz w:val="24"/>
          <w:szCs w:val="24"/>
          <w:shd w:val="clear" w:color="auto" w:fill="FFFFFF"/>
        </w:rPr>
        <w:t xml:space="preserve"> “locality” to each postal code. </w:t>
      </w:r>
      <w:del w:id="108" w:author="Prince Ware, Stephanie (PHAC/ASPC)" w:date="2023-05-09T13:48:00Z">
        <w:r w:rsidR="005D5B4F" w:rsidDel="00721722">
          <w:rPr>
            <w:rFonts w:ascii="Times New Roman" w:hAnsi="Times New Roman" w:cs="Times New Roman"/>
            <w:color w:val="000000"/>
            <w:sz w:val="24"/>
            <w:szCs w:val="24"/>
            <w:shd w:val="clear" w:color="auto" w:fill="FFFFFF"/>
          </w:rPr>
          <w:delText xml:space="preserve">EBird </w:delText>
        </w:r>
      </w:del>
      <w:proofErr w:type="spellStart"/>
      <w:ins w:id="109" w:author="Prince Ware, Stephanie (PHAC/ASPC)" w:date="2023-05-09T13:48:00Z">
        <w:r w:rsidR="00721722">
          <w:rPr>
            <w:rFonts w:ascii="Times New Roman" w:hAnsi="Times New Roman" w:cs="Times New Roman"/>
            <w:color w:val="000000"/>
            <w:sz w:val="24"/>
            <w:szCs w:val="24"/>
            <w:shd w:val="clear" w:color="auto" w:fill="FFFFFF"/>
          </w:rPr>
          <w:t>eBird</w:t>
        </w:r>
        <w:proofErr w:type="spellEnd"/>
        <w:r w:rsidR="00721722">
          <w:rPr>
            <w:rFonts w:ascii="Times New Roman" w:hAnsi="Times New Roman" w:cs="Times New Roman"/>
            <w:color w:val="000000"/>
            <w:sz w:val="24"/>
            <w:szCs w:val="24"/>
            <w:shd w:val="clear" w:color="auto" w:fill="FFFFFF"/>
          </w:rPr>
          <w:t xml:space="preserve"> </w:t>
        </w:r>
      </w:ins>
      <w:r w:rsidR="005D5B4F">
        <w:rPr>
          <w:rFonts w:ascii="Times New Roman" w:hAnsi="Times New Roman" w:cs="Times New Roman"/>
          <w:color w:val="000000"/>
          <w:sz w:val="24"/>
          <w:szCs w:val="24"/>
          <w:shd w:val="clear" w:color="auto" w:fill="FFFFFF"/>
        </w:rPr>
        <w:t>u</w:t>
      </w:r>
      <w:r>
        <w:rPr>
          <w:rFonts w:ascii="Times New Roman" w:hAnsi="Times New Roman" w:cs="Times New Roman"/>
          <w:color w:val="000000"/>
          <w:sz w:val="24"/>
          <w:szCs w:val="24"/>
          <w:shd w:val="clear" w:color="auto" w:fill="FFFFFF"/>
        </w:rPr>
        <w:t xml:space="preserve">sers can give their own names or choose from existing localities (e.g., </w:t>
      </w:r>
      <w:proofErr w:type="spellStart"/>
      <w:r>
        <w:rPr>
          <w:rFonts w:ascii="Times New Roman" w:hAnsi="Times New Roman" w:cs="Times New Roman"/>
          <w:color w:val="000000"/>
          <w:sz w:val="24"/>
          <w:szCs w:val="24"/>
          <w:shd w:val="clear" w:color="auto" w:fill="FFFFFF"/>
        </w:rPr>
        <w:t>eBird</w:t>
      </w:r>
      <w:proofErr w:type="spellEnd"/>
      <w:r>
        <w:rPr>
          <w:rFonts w:ascii="Times New Roman" w:hAnsi="Times New Roman" w:cs="Times New Roman"/>
          <w:color w:val="000000"/>
          <w:sz w:val="24"/>
          <w:szCs w:val="24"/>
          <w:shd w:val="clear" w:color="auto" w:fill="FFFFFF"/>
        </w:rPr>
        <w:t xml:space="preserve"> hotspots or locations that people regularly visit for birding; </w:t>
      </w:r>
      <w:r w:rsidR="001B0E4C">
        <w:fldChar w:fldCharType="begin"/>
      </w:r>
      <w:r w:rsidR="001B0E4C">
        <w:instrText xml:space="preserve"> HYPERLINK "https://ebird.org/ebird/hotspots" </w:instrText>
      </w:r>
      <w:r w:rsidR="001B0E4C">
        <w:fldChar w:fldCharType="separate"/>
      </w:r>
      <w:r w:rsidRPr="00723EC4">
        <w:rPr>
          <w:rStyle w:val="Hyperlink"/>
          <w:rFonts w:ascii="Times New Roman" w:hAnsi="Times New Roman" w:cs="Times New Roman"/>
          <w:sz w:val="24"/>
          <w:szCs w:val="24"/>
          <w:shd w:val="clear" w:color="auto" w:fill="FFFFFF"/>
        </w:rPr>
        <w:t>https://ebird.org/ebird/hotspots</w:t>
      </w:r>
      <w:r w:rsidR="001B0E4C">
        <w:rPr>
          <w:rStyle w:val="Hyperlink"/>
          <w:rFonts w:ascii="Times New Roman" w:hAnsi="Times New Roman" w:cs="Times New Roman"/>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w:t>
      </w:r>
      <w:commentRangeStart w:id="110"/>
      <w:commentRangeStart w:id="111"/>
      <w:r>
        <w:rPr>
          <w:rFonts w:ascii="Times New Roman" w:hAnsi="Times New Roman" w:cs="Times New Roman"/>
          <w:color w:val="000000"/>
          <w:sz w:val="24"/>
          <w:szCs w:val="24"/>
          <w:shd w:val="clear" w:color="auto" w:fill="FFFFFF"/>
        </w:rPr>
        <w:lastRenderedPageBreak/>
        <w:t>We removed postal codes with no localities within 1.06 km</w:t>
      </w:r>
      <w:ins w:id="112" w:author="Emma Hudgins" w:date="2023-06-08T12:37:00Z">
        <w:r w:rsidR="009F525A">
          <w:rPr>
            <w:rFonts w:ascii="Times New Roman" w:hAnsi="Times New Roman" w:cs="Times New Roman"/>
            <w:color w:val="000000"/>
            <w:sz w:val="24"/>
            <w:szCs w:val="24"/>
            <w:shd w:val="clear" w:color="auto" w:fill="FFFFFF"/>
          </w:rPr>
          <w:t xml:space="preserve"> </w:t>
        </w:r>
      </w:ins>
      <w:ins w:id="113" w:author="Emma Hudgins" w:date="2023-06-08T12:38:00Z">
        <w:r w:rsidR="009F525A">
          <w:rPr>
            <w:rFonts w:ascii="Times New Roman" w:hAnsi="Times New Roman" w:cs="Times New Roman"/>
            <w:color w:val="000000"/>
            <w:sz w:val="24"/>
            <w:szCs w:val="24"/>
            <w:shd w:val="clear" w:color="auto" w:fill="FFFFFF"/>
          </w:rPr>
          <w:t>from postal code edges</w:t>
        </w:r>
      </w:ins>
      <w:r w:rsidR="00054148">
        <w:rPr>
          <w:rFonts w:ascii="Times New Roman" w:hAnsi="Times New Roman" w:cs="Times New Roman"/>
          <w:color w:val="000000"/>
          <w:sz w:val="24"/>
          <w:szCs w:val="24"/>
          <w:shd w:val="clear" w:color="auto" w:fill="FFFFFF"/>
        </w:rPr>
        <w:t>, the largest estimate of the perceived size of a community</w:t>
      </w:r>
      <w:r>
        <w:rPr>
          <w:rFonts w:ascii="Times New Roman" w:hAnsi="Times New Roman" w:cs="Times New Roman"/>
          <w:color w:val="000000"/>
          <w:sz w:val="24"/>
          <w:szCs w:val="24"/>
          <w:shd w:val="clear" w:color="auto" w:fill="FFFFFF"/>
        </w:rPr>
        <w:t xml:space="preserve"> </w:t>
      </w:r>
      <w:r w:rsidR="00054148">
        <w:rPr>
          <w:rFonts w:ascii="Times New Roman" w:hAnsi="Times New Roman" w:cs="Times New Roman"/>
          <w:color w:val="000000"/>
          <w:sz w:val="24"/>
          <w:szCs w:val="24"/>
          <w:shd w:val="clear" w:color="auto" w:fill="FFFFFF"/>
        </w:rPr>
        <w:t>in the U</w:t>
      </w:r>
      <w:ins w:id="114" w:author="Prince Ware, Stephanie (PHAC/ASPC)" w:date="2023-05-09T13:49:00Z">
        <w:r w:rsidR="00721722">
          <w:rPr>
            <w:rFonts w:ascii="Times New Roman" w:hAnsi="Times New Roman" w:cs="Times New Roman"/>
            <w:color w:val="000000"/>
            <w:sz w:val="24"/>
            <w:szCs w:val="24"/>
            <w:shd w:val="clear" w:color="auto" w:fill="FFFFFF"/>
          </w:rPr>
          <w:t>.</w:t>
        </w:r>
      </w:ins>
      <w:r w:rsidR="00054148">
        <w:rPr>
          <w:rFonts w:ascii="Times New Roman" w:hAnsi="Times New Roman" w:cs="Times New Roman"/>
          <w:color w:val="000000"/>
          <w:sz w:val="24"/>
          <w:szCs w:val="24"/>
          <w:shd w:val="clear" w:color="auto" w:fill="FFFFFF"/>
        </w:rPr>
        <w:t>S</w:t>
      </w:r>
      <w:ins w:id="115" w:author="Prince Ware, Stephanie (PHAC/ASPC)" w:date="2023-05-09T13:49:00Z">
        <w:r w:rsidR="00721722">
          <w:rPr>
            <w:rFonts w:ascii="Times New Roman" w:hAnsi="Times New Roman" w:cs="Times New Roman"/>
            <w:color w:val="000000"/>
            <w:sz w:val="24"/>
            <w:szCs w:val="24"/>
            <w:shd w:val="clear" w:color="auto" w:fill="FFFFFF"/>
          </w:rPr>
          <w:t>.</w:t>
        </w:r>
      </w:ins>
      <w:r w:rsidR="00054148">
        <w:rPr>
          <w:rFonts w:ascii="Times New Roman" w:hAnsi="Times New Roman" w:cs="Times New Roman"/>
          <w:color w:val="000000"/>
          <w:sz w:val="24"/>
          <w:szCs w:val="24"/>
          <w:shd w:val="clear" w:color="auto" w:fill="FFFFFF"/>
        </w:rPr>
        <w:t xml:space="preserve"> </w:t>
      </w:r>
      <w:r w:rsidR="00054148">
        <w:rPr>
          <w:rFonts w:ascii="Times New Roman" w:hAnsi="Times New Roman" w:cs="Times New Roman"/>
          <w:color w:val="000000"/>
          <w:sz w:val="24"/>
          <w:szCs w:val="24"/>
          <w:shd w:val="clear" w:color="auto" w:fill="FFFFFF"/>
        </w:rPr>
        <w:fldChar w:fldCharType="begin"/>
      </w:r>
      <w:r w:rsidR="00054148">
        <w:rPr>
          <w:rFonts w:ascii="Times New Roman" w:hAnsi="Times New Roman" w:cs="Times New Roman"/>
          <w:color w:val="000000"/>
          <w:sz w:val="24"/>
          <w:szCs w:val="24"/>
          <w:shd w:val="clear" w:color="auto" w:fill="FFFFFF"/>
        </w:rPr>
        <w:instrText xml:space="preserve"> ADDIN EN.CITE &lt;EndNote&gt;&lt;Cite&gt;&lt;Author&gt;Donaldson&lt;/Author&gt;&lt;Year&gt;2013&lt;/Year&gt;&lt;RecNum&gt;4968&lt;/RecNum&gt;&lt;DisplayText&gt;(54)&lt;/DisplayText&gt;&lt;record&gt;&lt;rec-number&gt;4968&lt;/rec-number&gt;&lt;foreign-keys&gt;&lt;key app="EN" db-id="0tx92atzmzfz91ee2f5xfzeiwz5vpr2zdzzv" timestamp="1680709166"&gt;4968&lt;/key&gt;&lt;/foreign-keys&gt;&lt;ref-type name="Web Page"&gt;12&lt;/ref-type&gt;&lt;contributors&gt;&lt;authors&gt;&lt;author&gt;Donaldson, K.&lt;/author&gt;&lt;/authors&gt;&lt;/contributors&gt;&lt;titles&gt;&lt;title&gt;How big is your neighborhood? Using the AHS and GIS to determine the extent of your community&lt;/title&gt;&lt;/titles&gt;&lt;volume&gt;2023&lt;/volume&gt;&lt;number&gt;April 5&lt;/number&gt;&lt;dates&gt;&lt;year&gt;2013&lt;/year&gt;&lt;/dates&gt;&lt;publisher&gt;U.S. Census Bureau SEHSD Working Paper #FY2013</w:instrText>
      </w:r>
      <w:r w:rsidR="00054148">
        <w:rPr>
          <w:rFonts w:ascii="Cambria Math" w:hAnsi="Cambria Math" w:cs="Cambria Math"/>
          <w:color w:val="000000"/>
          <w:sz w:val="24"/>
          <w:szCs w:val="24"/>
          <w:shd w:val="clear" w:color="auto" w:fill="FFFFFF"/>
        </w:rPr>
        <w:instrText>‐</w:instrText>
      </w:r>
      <w:r w:rsidR="00054148">
        <w:rPr>
          <w:rFonts w:ascii="Times New Roman" w:hAnsi="Times New Roman" w:cs="Times New Roman"/>
          <w:color w:val="000000"/>
          <w:sz w:val="24"/>
          <w:szCs w:val="24"/>
          <w:shd w:val="clear" w:color="auto" w:fill="FFFFFF"/>
        </w:rPr>
        <w:instrText>064&lt;/publisher&gt;&lt;urls&gt;&lt;related-urls&gt;&lt;url&gt;https://www.census.gov/content/dam/Census/programs-surveys/ahs/working-papers/how_big_is_your_neighborhood.pdf&lt;/url&gt;&lt;/related-urls&gt;&lt;/urls&gt;&lt;/record&gt;&lt;/Cite&gt;&lt;/EndNote&gt;</w:instrText>
      </w:r>
      <w:r w:rsidR="00054148">
        <w:rPr>
          <w:rFonts w:ascii="Times New Roman" w:hAnsi="Times New Roman" w:cs="Times New Roman"/>
          <w:color w:val="000000"/>
          <w:sz w:val="24"/>
          <w:szCs w:val="24"/>
          <w:shd w:val="clear" w:color="auto" w:fill="FFFFFF"/>
        </w:rPr>
        <w:fldChar w:fldCharType="separate"/>
      </w:r>
      <w:r w:rsidR="00054148">
        <w:rPr>
          <w:rFonts w:ascii="Times New Roman" w:hAnsi="Times New Roman" w:cs="Times New Roman"/>
          <w:noProof/>
          <w:color w:val="000000"/>
          <w:sz w:val="24"/>
          <w:szCs w:val="24"/>
          <w:shd w:val="clear" w:color="auto" w:fill="FFFFFF"/>
        </w:rPr>
        <w:t>(54)</w:t>
      </w:r>
      <w:r w:rsidR="00054148">
        <w:rPr>
          <w:rFonts w:ascii="Times New Roman" w:hAnsi="Times New Roman" w:cs="Times New Roman"/>
          <w:color w:val="000000"/>
          <w:sz w:val="24"/>
          <w:szCs w:val="24"/>
          <w:shd w:val="clear" w:color="auto" w:fill="FFFFFF"/>
        </w:rPr>
        <w:fldChar w:fldCharType="end"/>
      </w:r>
      <w:commentRangeEnd w:id="110"/>
      <w:r w:rsidR="00721722">
        <w:rPr>
          <w:rStyle w:val="CommentReference"/>
        </w:rPr>
        <w:commentReference w:id="110"/>
      </w:r>
      <w:commentRangeEnd w:id="111"/>
      <w:r w:rsidR="009F525A">
        <w:rPr>
          <w:rStyle w:val="CommentReference"/>
        </w:rPr>
        <w:commentReference w:id="111"/>
      </w:r>
      <w:r w:rsidR="00054148">
        <w:rPr>
          <w:rFonts w:ascii="Times New Roman" w:hAnsi="Times New Roman" w:cs="Times New Roman"/>
          <w:color w:val="000000"/>
          <w:sz w:val="24"/>
          <w:szCs w:val="24"/>
          <w:shd w:val="clear" w:color="auto" w:fill="FFFFFF"/>
        </w:rPr>
        <w:t xml:space="preserve">. </w:t>
      </w:r>
      <w:r w:rsidR="008D38FA">
        <w:rPr>
          <w:rFonts w:ascii="Times New Roman" w:hAnsi="Times New Roman" w:cs="Times New Roman"/>
          <w:color w:val="000000"/>
          <w:sz w:val="24"/>
          <w:szCs w:val="24"/>
          <w:shd w:val="clear" w:color="auto" w:fill="FFFFFF"/>
        </w:rPr>
        <w:t xml:space="preserve">A previous study </w:t>
      </w:r>
      <w:r w:rsidR="008D38FA" w:rsidRPr="008D38FA">
        <w:rPr>
          <w:rFonts w:ascii="Times New Roman" w:hAnsi="Times New Roman" w:cs="Times New Roman"/>
          <w:color w:val="000000"/>
          <w:sz w:val="24"/>
          <w:szCs w:val="24"/>
          <w:shd w:val="clear" w:color="auto" w:fill="FFFFFF"/>
        </w:rPr>
        <w:t xml:space="preserve">demonstrated that at least </w:t>
      </w:r>
      <w:del w:id="116" w:author="Prince Ware, Stephanie (PHAC/ASPC)" w:date="2023-05-09T13:50:00Z">
        <w:r w:rsidR="008D38FA" w:rsidRPr="008D38FA" w:rsidDel="00721722">
          <w:rPr>
            <w:rFonts w:ascii="Times New Roman" w:hAnsi="Times New Roman" w:cs="Times New Roman"/>
            <w:color w:val="000000"/>
            <w:sz w:val="24"/>
            <w:szCs w:val="24"/>
            <w:shd w:val="clear" w:color="auto" w:fill="FFFFFF"/>
          </w:rPr>
          <w:delText xml:space="preserve">9 </w:delText>
        </w:r>
      </w:del>
      <w:ins w:id="117" w:author="Prince Ware, Stephanie (PHAC/ASPC)" w:date="2023-05-09T13:50:00Z">
        <w:r w:rsidR="00721722">
          <w:rPr>
            <w:rFonts w:ascii="Times New Roman" w:hAnsi="Times New Roman" w:cs="Times New Roman"/>
            <w:color w:val="000000"/>
            <w:sz w:val="24"/>
            <w:szCs w:val="24"/>
            <w:shd w:val="clear" w:color="auto" w:fill="FFFFFF"/>
          </w:rPr>
          <w:t>nine</w:t>
        </w:r>
        <w:r w:rsidR="00721722" w:rsidRPr="008D38FA">
          <w:rPr>
            <w:rFonts w:ascii="Times New Roman" w:hAnsi="Times New Roman" w:cs="Times New Roman"/>
            <w:color w:val="000000"/>
            <w:sz w:val="24"/>
            <w:szCs w:val="24"/>
            <w:shd w:val="clear" w:color="auto" w:fill="FFFFFF"/>
          </w:rPr>
          <w:t xml:space="preserve"> </w:t>
        </w:r>
      </w:ins>
      <w:r w:rsidR="008D38FA" w:rsidRPr="008D38FA">
        <w:rPr>
          <w:rFonts w:ascii="Times New Roman" w:hAnsi="Times New Roman" w:cs="Times New Roman"/>
          <w:color w:val="000000"/>
          <w:sz w:val="24"/>
          <w:szCs w:val="24"/>
          <w:shd w:val="clear" w:color="auto" w:fill="FFFFFF"/>
        </w:rPr>
        <w:t>checklists were required to represent species diversity of bird communities with 90% confidence in 30 urban greenspaces across North America</w:t>
      </w:r>
      <w:r w:rsidR="008D38FA">
        <w:rPr>
          <w:rFonts w:ascii="Times New Roman" w:hAnsi="Times New Roman" w:cs="Times New Roman"/>
          <w:color w:val="000000"/>
          <w:sz w:val="24"/>
          <w:szCs w:val="24"/>
          <w:shd w:val="clear" w:color="auto" w:fill="FFFFFF"/>
        </w:rPr>
        <w:t xml:space="preserve"> </w:t>
      </w:r>
      <w:r w:rsidR="008D38FA">
        <w:rPr>
          <w:rFonts w:ascii="Times New Roman" w:hAnsi="Times New Roman" w:cs="Times New Roman"/>
          <w:color w:val="000000"/>
          <w:sz w:val="24"/>
          <w:szCs w:val="24"/>
          <w:shd w:val="clear" w:color="auto" w:fill="FFFFFF"/>
        </w:rPr>
        <w:fldChar w:fldCharType="begin"/>
      </w:r>
      <w:r w:rsidR="00424DA6">
        <w:rPr>
          <w:rFonts w:ascii="Times New Roman" w:hAnsi="Times New Roman" w:cs="Times New Roman"/>
          <w:color w:val="000000"/>
          <w:sz w:val="24"/>
          <w:szCs w:val="24"/>
          <w:shd w:val="clear" w:color="auto" w:fill="FFFFFF"/>
        </w:rPr>
        <w:instrText xml:space="preserve"> ADDIN EN.CITE &lt;EndNote&gt;&lt;Cite&gt;&lt;Author&gt;Callaghan&lt;/Author&gt;&lt;Year&gt;2017&lt;/Year&gt;&lt;RecNum&gt;4036&lt;/RecNum&gt;&lt;DisplayText&gt;(51)&lt;/DisplayText&gt;&lt;record&gt;&lt;rec-number&gt;4036&lt;/rec-number&gt;&lt;foreign-keys&gt;&lt;key app="EN" db-id="0tx92atzmzfz91ee2f5xfzeiwz5vpr2zdzzv" timestamp="1591384963"&gt;4036&lt;/key&gt;&lt;/foreign-keys&gt;&lt;ref-type name="Journal Article"&gt;17&lt;/ref-type&gt;&lt;contributors&gt;&lt;authors&gt;&lt;author&gt;Callaghan, Corey T.&lt;/author&gt;&lt;author&gt;Lyons, Mitchell B.&lt;/author&gt;&lt;author&gt;Martin, John M.&lt;/author&gt;&lt;author&gt;Major, Richard E.&lt;/author&gt;&lt;author&gt;Kingsford, Richard T.&lt;/author&gt;&lt;/authors&gt;&lt;/contributors&gt;&lt;titles&gt;&lt;title&gt;Assessing the reliability of avian biodiversity measures of urban greenspaces using eBird citizen science data&lt;/title&gt;&lt;secondary-title&gt;Avian Conservation and Ecology&lt;/secondary-title&gt;&lt;translated-title&gt;Évaluer la fiabilité du décompte de la diversité aviaire dans les espaces verts urbains en utilisant les données scientifiques recueillis par les citoyens grâce à eBird&lt;/translated-title&gt;&lt;/titles&gt;&lt;periodical&gt;&lt;full-title&gt;Avian Conservation and Ecology&lt;/full-title&gt;&lt;abbr-1&gt;Avian Conserv. and Ecol.&lt;/abbr-1&gt;&lt;/periodical&gt;&lt;volume&gt;12&lt;/volume&gt;&lt;number&gt;2&lt;/number&gt;&lt;keywords&gt;&lt;keyword&gt;biodiversity&lt;/keyword&gt;&lt;keyword&gt;ecological monitoring&lt;/keyword&gt;&lt;keyword&gt;minimum sampling effort&lt;/keyword&gt;&lt;keyword&gt;species richness&lt;/keyword&gt;&lt;keyword&gt;urban ecology&lt;/keyword&gt;&lt;keyword&gt;urban greenspace&lt;/keyword&gt;&lt;/keywords&gt;&lt;dates&gt;&lt;year&gt;2017&lt;/year&gt;&lt;/dates&gt;&lt;publisher&gt;The Resilience Alliance&lt;/publisher&gt;&lt;urls&gt;&lt;related-urls&gt;&lt;url&gt;http://www.ace-eco.org/vol12/iss2/art12/&lt;/url&gt;&lt;/related-urls&gt;&lt;/urls&gt;&lt;custom7&gt;12&lt;/custom7&gt;&lt;electronic-resource-num&gt;10.5751/ACE-01104-120212&lt;/electronic-resource-num&gt;&lt;/record&gt;&lt;/Cite&gt;&lt;/EndNote&gt;</w:instrText>
      </w:r>
      <w:r w:rsidR="008D38FA">
        <w:rPr>
          <w:rFonts w:ascii="Times New Roman" w:hAnsi="Times New Roman" w:cs="Times New Roman"/>
          <w:color w:val="000000"/>
          <w:sz w:val="24"/>
          <w:szCs w:val="24"/>
          <w:shd w:val="clear" w:color="auto" w:fill="FFFFFF"/>
        </w:rPr>
        <w:fldChar w:fldCharType="separate"/>
      </w:r>
      <w:r w:rsidR="00424DA6">
        <w:rPr>
          <w:rFonts w:ascii="Times New Roman" w:hAnsi="Times New Roman" w:cs="Times New Roman"/>
          <w:noProof/>
          <w:color w:val="000000"/>
          <w:sz w:val="24"/>
          <w:szCs w:val="24"/>
          <w:shd w:val="clear" w:color="auto" w:fill="FFFFFF"/>
        </w:rPr>
        <w:t>(51)</w:t>
      </w:r>
      <w:r w:rsidR="008D38FA">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Thus, we limited localities to those </w:t>
      </w:r>
      <w:r w:rsidR="008D38FA" w:rsidRPr="008D38FA">
        <w:rPr>
          <w:rFonts w:ascii="Times New Roman" w:hAnsi="Times New Roman" w:cs="Times New Roman"/>
          <w:color w:val="000000"/>
          <w:sz w:val="24"/>
          <w:szCs w:val="24"/>
          <w:shd w:val="clear" w:color="auto" w:fill="FFFFFF"/>
        </w:rPr>
        <w:t xml:space="preserve">with a minimum of </w:t>
      </w:r>
      <w:del w:id="118" w:author="Prince Ware, Stephanie (PHAC/ASPC)" w:date="2023-05-09T13:50:00Z">
        <w:r w:rsidR="008D38FA" w:rsidDel="00721722">
          <w:rPr>
            <w:rFonts w:ascii="Times New Roman" w:hAnsi="Times New Roman" w:cs="Times New Roman"/>
            <w:color w:val="000000"/>
            <w:sz w:val="24"/>
            <w:szCs w:val="24"/>
            <w:shd w:val="clear" w:color="auto" w:fill="FFFFFF"/>
          </w:rPr>
          <w:delText>9</w:delText>
        </w:r>
        <w:r w:rsidR="008D38FA" w:rsidRPr="008D38FA" w:rsidDel="00721722">
          <w:rPr>
            <w:rFonts w:ascii="Times New Roman" w:hAnsi="Times New Roman" w:cs="Times New Roman"/>
            <w:color w:val="000000"/>
            <w:sz w:val="24"/>
            <w:szCs w:val="24"/>
            <w:shd w:val="clear" w:color="auto" w:fill="FFFFFF"/>
          </w:rPr>
          <w:delText xml:space="preserve"> </w:delText>
        </w:r>
      </w:del>
      <w:ins w:id="119" w:author="Prince Ware, Stephanie (PHAC/ASPC)" w:date="2023-05-09T13:50:00Z">
        <w:r w:rsidR="00721722">
          <w:rPr>
            <w:rFonts w:ascii="Times New Roman" w:hAnsi="Times New Roman" w:cs="Times New Roman"/>
            <w:color w:val="000000"/>
            <w:sz w:val="24"/>
            <w:szCs w:val="24"/>
            <w:shd w:val="clear" w:color="auto" w:fill="FFFFFF"/>
          </w:rPr>
          <w:t>nine</w:t>
        </w:r>
        <w:r w:rsidR="00721722" w:rsidRPr="008D38FA">
          <w:rPr>
            <w:rFonts w:ascii="Times New Roman" w:hAnsi="Times New Roman" w:cs="Times New Roman"/>
            <w:color w:val="000000"/>
            <w:sz w:val="24"/>
            <w:szCs w:val="24"/>
            <w:shd w:val="clear" w:color="auto" w:fill="FFFFFF"/>
          </w:rPr>
          <w:t xml:space="preserve"> </w:t>
        </w:r>
      </w:ins>
      <w:r w:rsidR="008D38FA" w:rsidRPr="008D38FA">
        <w:rPr>
          <w:rFonts w:ascii="Times New Roman" w:hAnsi="Times New Roman" w:cs="Times New Roman"/>
          <w:color w:val="000000"/>
          <w:sz w:val="24"/>
          <w:szCs w:val="24"/>
          <w:shd w:val="clear" w:color="auto" w:fill="FFFFFF"/>
        </w:rPr>
        <w:t xml:space="preserve">complete checklists in a year. To account for uneven sampling, we generated estimates of species richness and diversity using rarefaction </w:t>
      </w:r>
      <w:r w:rsidR="008D38FA" w:rsidRPr="008D38FA">
        <w:rPr>
          <w:rFonts w:ascii="Times New Roman" w:hAnsi="Times New Roman" w:cs="Times New Roman"/>
          <w:color w:val="000000"/>
          <w:sz w:val="24"/>
          <w:szCs w:val="24"/>
          <w:shd w:val="clear" w:color="auto" w:fill="FFFFFF"/>
        </w:rPr>
        <w:fldChar w:fldCharType="begin"/>
      </w:r>
      <w:r w:rsidR="00054148">
        <w:rPr>
          <w:rFonts w:ascii="Times New Roman" w:hAnsi="Times New Roman" w:cs="Times New Roman"/>
          <w:color w:val="000000"/>
          <w:sz w:val="24"/>
          <w:szCs w:val="24"/>
          <w:shd w:val="clear" w:color="auto" w:fill="FFFFFF"/>
        </w:rPr>
        <w:instrText xml:space="preserve"> ADDIN EN.CITE &lt;EndNote&gt;&lt;Cite&gt;&lt;Author&gt;Chao&lt;/Author&gt;&lt;Year&gt;2014&lt;/Year&gt;&lt;RecNum&gt;4840&lt;/RecNum&gt;&lt;Prefix&gt;corresponding to a sample size of 17`; &lt;/Prefix&gt;&lt;DisplayText&gt;(corresponding to a sample size of 17; 55)&lt;/DisplayText&gt;&lt;record&gt;&lt;rec-number&gt;4840&lt;/rec-number&gt;&lt;foreign-keys&gt;&lt;key app="EN" db-id="0tx92atzmzfz91ee2f5xfzeiwz5vpr2zdzzv" timestamp="1669129059"&gt;4840&lt;/key&gt;&lt;/foreign-keys&gt;&lt;ref-type name="Journal Article"&gt;17&lt;/ref-type&gt;&lt;contributors&gt;&lt;authors&gt;&lt;author&gt;Chao, Anne&lt;/author&gt;&lt;author&gt;Gotelli, Nicholas J.&lt;/author&gt;&lt;author&gt;Hsieh, T. C.&lt;/author&gt;&lt;author&gt;Sander, Elizabeth L.&lt;/author&gt;&lt;author&gt;Ma, K. H.&lt;/author&gt;&lt;author&gt;Colwell, Robert K.&lt;/author&gt;&lt;author&gt;Ellison, Aaron M.&lt;/author&gt;&lt;/authors&gt;&lt;/contributors&gt;&lt;titles&gt;&lt;title&gt;Rarefaction and extrapolation with Hill numbers: a framework for sampling and estimation in species diversity studies&lt;/title&gt;&lt;secondary-title&gt;Ecological Monographs&lt;/secondary-title&gt;&lt;/titles&gt;&lt;periodical&gt;&lt;full-title&gt;Ecological Monographs&lt;/full-title&gt;&lt;abbr-1&gt;Ecol. Monogr.&lt;/abbr-1&gt;&lt;/periodical&gt;&lt;pages&gt;45-67&lt;/pages&gt;&lt;volume&gt;84&lt;/volume&gt;&lt;number&gt;1&lt;/number&gt;&lt;keywords&gt;&lt;keyword&gt;abundance data&lt;/keyword&gt;&lt;keyword&gt;diversity&lt;/keyword&gt;&lt;keyword&gt;extrapolation&lt;/keyword&gt;&lt;keyword&gt;Hill numbers&lt;/keyword&gt;&lt;keyword&gt;incidence data&lt;/keyword&gt;&lt;keyword&gt;interpolation&lt;/keyword&gt;&lt;keyword&gt;prediction&lt;/keyword&gt;&lt;keyword&gt;rarefaction&lt;/keyword&gt;&lt;keyword&gt;sample coverage&lt;/keyword&gt;&lt;keyword&gt;species richness&lt;/keyword&gt;&lt;/keywords&gt;&lt;dates&gt;&lt;year&gt;2014&lt;/year&gt;&lt;pub-dates&gt;&lt;date&gt;2014/02/01&lt;/date&gt;&lt;/pub-dates&gt;&lt;/dates&gt;&lt;publisher&gt;John Wiley &amp;amp; Sons, Ltd&lt;/publisher&gt;&lt;isbn&gt;0012-9615&lt;/isbn&gt;&lt;work-type&gt;https://doi.org/10.1890/13-0133.1&lt;/work-type&gt;&lt;urls&gt;&lt;related-urls&gt;&lt;url&gt;https://doi.org/10.1890/13-0133.1&lt;/url&gt;&lt;/related-urls&gt;&lt;/urls&gt;&lt;electronic-resource-num&gt;https://doi.org/10.1890/13-0133.1&lt;/electronic-resource-num&gt;&lt;access-date&gt;2022/11/22&lt;/access-date&gt;&lt;/record&gt;&lt;/Cite&gt;&lt;/EndNote&gt;</w:instrText>
      </w:r>
      <w:r w:rsidR="008D38FA" w:rsidRPr="008D38FA">
        <w:rPr>
          <w:rFonts w:ascii="Times New Roman" w:hAnsi="Times New Roman" w:cs="Times New Roman"/>
          <w:color w:val="000000"/>
          <w:sz w:val="24"/>
          <w:szCs w:val="24"/>
          <w:shd w:val="clear" w:color="auto" w:fill="FFFFFF"/>
        </w:rPr>
        <w:fldChar w:fldCharType="separate"/>
      </w:r>
      <w:r w:rsidR="00054148">
        <w:rPr>
          <w:rFonts w:ascii="Times New Roman" w:hAnsi="Times New Roman" w:cs="Times New Roman"/>
          <w:noProof/>
          <w:color w:val="000000"/>
          <w:sz w:val="24"/>
          <w:szCs w:val="24"/>
          <w:shd w:val="clear" w:color="auto" w:fill="FFFFFF"/>
        </w:rPr>
        <w:t>(corresponding to a sample size of 17; 55)</w:t>
      </w:r>
      <w:r w:rsidR="008D38FA" w:rsidRPr="008D38FA">
        <w:rPr>
          <w:rFonts w:ascii="Times New Roman" w:hAnsi="Times New Roman" w:cs="Times New Roman"/>
          <w:color w:val="000000"/>
          <w:sz w:val="24"/>
          <w:szCs w:val="24"/>
          <w:shd w:val="clear" w:color="auto" w:fill="FFFFFF"/>
        </w:rPr>
        <w:fldChar w:fldCharType="end"/>
      </w:r>
      <w:r w:rsidR="008D38FA" w:rsidRPr="008D38FA">
        <w:rPr>
          <w:rFonts w:ascii="Times New Roman" w:hAnsi="Times New Roman" w:cs="Times New Roman"/>
          <w:color w:val="000000"/>
          <w:sz w:val="24"/>
          <w:szCs w:val="24"/>
          <w:shd w:val="clear" w:color="auto" w:fill="FFFFFF"/>
        </w:rPr>
        <w:t xml:space="preserve"> and nonparametric asymptotic estimation </w:t>
      </w:r>
      <w:r w:rsidR="008D38FA" w:rsidRPr="008D38FA">
        <w:rPr>
          <w:rFonts w:ascii="Times New Roman" w:hAnsi="Times New Roman" w:cs="Times New Roman"/>
          <w:color w:val="000000"/>
          <w:sz w:val="24"/>
          <w:szCs w:val="24"/>
          <w:shd w:val="clear" w:color="auto" w:fill="FFFFFF"/>
        </w:rPr>
        <w:fldChar w:fldCharType="begin"/>
      </w:r>
      <w:r w:rsidR="00054148">
        <w:rPr>
          <w:rFonts w:ascii="Times New Roman" w:hAnsi="Times New Roman" w:cs="Times New Roman"/>
          <w:color w:val="000000"/>
          <w:sz w:val="24"/>
          <w:szCs w:val="24"/>
          <w:shd w:val="clear" w:color="auto" w:fill="FFFFFF"/>
        </w:rPr>
        <w:instrText xml:space="preserve"> ADDIN EN.CITE &lt;EndNote&gt;&lt;Cite&gt;&lt;Author&gt;Chao&lt;/Author&gt;&lt;Year&gt;1984&lt;/Year&gt;&lt;RecNum&gt;4850&lt;/RecNum&gt;&lt;DisplayText&gt;(56)&lt;/DisplayText&gt;&lt;record&gt;&lt;rec-number&gt;4850&lt;/rec-number&gt;&lt;foreign-keys&gt;&lt;key app="EN" db-id="0tx92atzmzfz91ee2f5xfzeiwz5vpr2zdzzv" timestamp="1670264933"&gt;4850&lt;/key&gt;&lt;/foreign-keys&gt;&lt;ref-type name="Journal Article"&gt;17&lt;/ref-type&gt;&lt;contributors&gt;&lt;authors&gt;&lt;author&gt;Chao, Anne&lt;/author&gt;&lt;/authors&gt;&lt;/contributors&gt;&lt;titles&gt;&lt;title&gt;Nonparametric estimation of the number of classes in a population&lt;/title&gt;&lt;secondary-title&gt;Scandinavian Journal of Statistics&lt;/secondary-title&gt;&lt;/titles&gt;&lt;periodical&gt;&lt;full-title&gt;Scandinavian Journal of Statistics&lt;/full-title&gt;&lt;/periodical&gt;&lt;pages&gt;265-270&lt;/pages&gt;&lt;volume&gt;11&lt;/volume&gt;&lt;number&gt;4&lt;/number&gt;&lt;dates&gt;&lt;year&gt;1984&lt;/year&gt;&lt;/dates&gt;&lt;publisher&gt;[Board of the Foundation of the Scandinavian Journal of Statistics, Wiley]&lt;/publisher&gt;&lt;isbn&gt;03036898, 14679469&lt;/isbn&gt;&lt;urls&gt;&lt;related-urls&gt;&lt;url&gt;http://www.jstor.org/stable/4615964&lt;/url&gt;&lt;/related-urls&gt;&lt;/urls&gt;&lt;custom1&gt;Full publication date: 1984&lt;/custom1&gt;&lt;remote-database-name&gt;JSTOR&lt;/remote-database-name&gt;&lt;access-date&gt;2022/12/05/&lt;/access-date&gt;&lt;/record&gt;&lt;/Cite&gt;&lt;/EndNote&gt;</w:instrText>
      </w:r>
      <w:r w:rsidR="008D38FA" w:rsidRPr="008D38FA">
        <w:rPr>
          <w:rFonts w:ascii="Times New Roman" w:hAnsi="Times New Roman" w:cs="Times New Roman"/>
          <w:color w:val="000000"/>
          <w:sz w:val="24"/>
          <w:szCs w:val="24"/>
          <w:shd w:val="clear" w:color="auto" w:fill="FFFFFF"/>
        </w:rPr>
        <w:fldChar w:fldCharType="separate"/>
      </w:r>
      <w:r w:rsidR="00054148">
        <w:rPr>
          <w:rFonts w:ascii="Times New Roman" w:hAnsi="Times New Roman" w:cs="Times New Roman"/>
          <w:noProof/>
          <w:color w:val="000000"/>
          <w:sz w:val="24"/>
          <w:szCs w:val="24"/>
          <w:shd w:val="clear" w:color="auto" w:fill="FFFFFF"/>
        </w:rPr>
        <w:t>(56)</w:t>
      </w:r>
      <w:r w:rsidR="008D38FA" w:rsidRPr="008D38FA">
        <w:rPr>
          <w:rFonts w:ascii="Times New Roman" w:hAnsi="Times New Roman" w:cs="Times New Roman"/>
          <w:color w:val="000000"/>
          <w:sz w:val="24"/>
          <w:szCs w:val="24"/>
          <w:shd w:val="clear" w:color="auto" w:fill="FFFFFF"/>
        </w:rPr>
        <w:fldChar w:fldCharType="end"/>
      </w:r>
      <w:r w:rsidR="008D38FA" w:rsidRPr="008D38FA">
        <w:rPr>
          <w:rFonts w:ascii="Times New Roman" w:hAnsi="Times New Roman" w:cs="Times New Roman"/>
          <w:color w:val="000000"/>
          <w:sz w:val="24"/>
          <w:szCs w:val="24"/>
          <w:shd w:val="clear" w:color="auto" w:fill="FFFFFF"/>
        </w:rPr>
        <w:t xml:space="preserve"> in the </w:t>
      </w:r>
      <w:proofErr w:type="spellStart"/>
      <w:r w:rsidR="008D38FA" w:rsidRPr="008D38FA">
        <w:rPr>
          <w:rFonts w:ascii="Times New Roman" w:hAnsi="Times New Roman" w:cs="Times New Roman"/>
          <w:i/>
          <w:color w:val="000000"/>
          <w:sz w:val="24"/>
          <w:szCs w:val="24"/>
          <w:shd w:val="clear" w:color="auto" w:fill="FFFFFF"/>
        </w:rPr>
        <w:t>iNEXT</w:t>
      </w:r>
      <w:proofErr w:type="spellEnd"/>
      <w:r w:rsidR="008D38FA" w:rsidRPr="008D38FA">
        <w:rPr>
          <w:rFonts w:ascii="Times New Roman" w:hAnsi="Times New Roman" w:cs="Times New Roman"/>
          <w:color w:val="000000"/>
          <w:sz w:val="24"/>
          <w:szCs w:val="24"/>
          <w:shd w:val="clear" w:color="auto" w:fill="FFFFFF"/>
        </w:rPr>
        <w:t xml:space="preserve"> package </w:t>
      </w:r>
      <w:r w:rsidR="008D38FA" w:rsidRPr="008D38FA">
        <w:rPr>
          <w:rFonts w:ascii="Times New Roman" w:hAnsi="Times New Roman" w:cs="Times New Roman"/>
          <w:color w:val="000000"/>
          <w:sz w:val="24"/>
          <w:szCs w:val="24"/>
          <w:shd w:val="clear" w:color="auto" w:fill="FFFFFF"/>
        </w:rPr>
        <w:fldChar w:fldCharType="begin"/>
      </w:r>
      <w:r w:rsidR="00054148">
        <w:rPr>
          <w:rFonts w:ascii="Times New Roman" w:hAnsi="Times New Roman" w:cs="Times New Roman"/>
          <w:color w:val="000000"/>
          <w:sz w:val="24"/>
          <w:szCs w:val="24"/>
          <w:shd w:val="clear" w:color="auto" w:fill="FFFFFF"/>
        </w:rPr>
        <w:instrText xml:space="preserve"> ADDIN EN.CITE &lt;EndNote&gt;&lt;Cite&gt;&lt;Author&gt;Hsieh&lt;/Author&gt;&lt;Year&gt;2016&lt;/Year&gt;&lt;RecNum&gt;4839&lt;/RecNum&gt;&lt;DisplayText&gt;(57)&lt;/DisplayText&gt;&lt;record&gt;&lt;rec-number&gt;4839&lt;/rec-number&gt;&lt;foreign-keys&gt;&lt;key app="EN" db-id="0tx92atzmzfz91ee2f5xfzeiwz5vpr2zdzzv" timestamp="1669128840"&gt;4839&lt;/key&gt;&lt;/foreign-keys&gt;&lt;ref-type name="Journal Article"&gt;17&lt;/ref-type&gt;&lt;contributors&gt;&lt;authors&gt;&lt;author&gt;Hsieh, T. C.&lt;/author&gt;&lt;author&gt;Ma, K. H.&lt;/author&gt;&lt;author&gt;Chao, Anne&lt;/author&gt;&lt;/authors&gt;&lt;/contributors&gt;&lt;titles&gt;&lt;title&gt;iNEXT: an R package for rarefaction and extrapolation of species diversity (Hill numbers)&lt;/title&gt;&lt;secondary-title&gt;Methods in Ecology and Evolution&lt;/secondary-title&gt;&lt;/titles&gt;&lt;periodical&gt;&lt;full-title&gt;Methods in Ecology and Evolution&lt;/full-title&gt;&lt;abbr-1&gt;Methods Ecol. Evo.&lt;/abbr-1&gt;&lt;/periodical&gt;&lt;pages&gt;1451-1456&lt;/pages&gt;&lt;volume&gt;7&lt;/volume&gt;&lt;number&gt;12&lt;/number&gt;&lt;keywords&gt;&lt;keyword&gt;abundance data&lt;/keyword&gt;&lt;keyword&gt;incidence data&lt;/keyword&gt;&lt;keyword&gt;sample coverage&lt;/keyword&gt;&lt;keyword&gt;Shannon diversity&lt;/keyword&gt;&lt;keyword&gt;Simpson diversity&lt;/keyword&gt;&lt;keyword&gt;species richness&lt;/keyword&gt;&lt;/keywords&gt;&lt;dates&gt;&lt;year&gt;2016&lt;/year&gt;&lt;pub-dates&gt;&lt;date&gt;2016/12/01&lt;/date&gt;&lt;/pub-dates&gt;&lt;/dates&gt;&lt;publisher&gt;John Wiley &amp;amp; Sons, Ltd&lt;/publisher&gt;&lt;isbn&gt;2041-210X&lt;/isbn&gt;&lt;work-type&gt;https://doi.org/10.1111/2041-210X.12613&lt;/work-type&gt;&lt;urls&gt;&lt;related-urls&gt;&lt;url&gt;https://doi.org/10.1111/2041-210X.12613&lt;/url&gt;&lt;/related-urls&gt;&lt;/urls&gt;&lt;electronic-resource-num&gt;https://doi.org/10.1111/2041-210X.12613&lt;/electronic-resource-num&gt;&lt;access-date&gt;2022/11/22&lt;/access-date&gt;&lt;/record&gt;&lt;/Cite&gt;&lt;/EndNote&gt;</w:instrText>
      </w:r>
      <w:r w:rsidR="008D38FA" w:rsidRPr="008D38FA">
        <w:rPr>
          <w:rFonts w:ascii="Times New Roman" w:hAnsi="Times New Roman" w:cs="Times New Roman"/>
          <w:color w:val="000000"/>
          <w:sz w:val="24"/>
          <w:szCs w:val="24"/>
          <w:shd w:val="clear" w:color="auto" w:fill="FFFFFF"/>
        </w:rPr>
        <w:fldChar w:fldCharType="separate"/>
      </w:r>
      <w:r w:rsidR="00054148">
        <w:rPr>
          <w:rFonts w:ascii="Times New Roman" w:hAnsi="Times New Roman" w:cs="Times New Roman"/>
          <w:noProof/>
          <w:color w:val="000000"/>
          <w:sz w:val="24"/>
          <w:szCs w:val="24"/>
          <w:shd w:val="clear" w:color="auto" w:fill="FFFFFF"/>
        </w:rPr>
        <w:t>(57)</w:t>
      </w:r>
      <w:r w:rsidR="008D38FA" w:rsidRPr="008D38FA">
        <w:rPr>
          <w:rFonts w:ascii="Times New Roman" w:hAnsi="Times New Roman" w:cs="Times New Roman"/>
          <w:color w:val="000000"/>
          <w:sz w:val="24"/>
          <w:szCs w:val="24"/>
          <w:shd w:val="clear" w:color="auto" w:fill="FFFFFF"/>
        </w:rPr>
        <w:fldChar w:fldCharType="end"/>
      </w:r>
      <w:r w:rsidR="008D38FA" w:rsidRPr="008D38FA">
        <w:rPr>
          <w:rFonts w:ascii="Times New Roman" w:hAnsi="Times New Roman" w:cs="Times New Roman"/>
          <w:sz w:val="24"/>
          <w:szCs w:val="24"/>
        </w:rPr>
        <w:t xml:space="preserve">. </w:t>
      </w:r>
    </w:p>
    <w:p w14:paraId="2F7B53B6" w14:textId="18909535" w:rsidR="004E5DED" w:rsidRPr="008E538C" w:rsidRDefault="008E538C" w:rsidP="008E538C">
      <w:pPr>
        <w:autoSpaceDE w:val="0"/>
        <w:autoSpaceDN w:val="0"/>
        <w:adjustRightInd w:val="0"/>
        <w:spacing w:line="240" w:lineRule="auto"/>
        <w:ind w:firstLine="720"/>
        <w:contextualSpacing/>
        <w:rPr>
          <w:rFonts w:ascii="Times New Roman" w:hAnsi="Times New Roman" w:cs="Times New Roman"/>
          <w:sz w:val="24"/>
          <w:szCs w:val="24"/>
        </w:rPr>
      </w:pPr>
      <w:r>
        <w:rPr>
          <w:rFonts w:ascii="Times New Roman" w:hAnsi="Times New Roman" w:cs="Times New Roman"/>
          <w:color w:val="000000"/>
          <w:sz w:val="24"/>
          <w:szCs w:val="24"/>
          <w:shd w:val="clear" w:color="auto" w:fill="FFFFFF"/>
        </w:rPr>
        <w:t>G</w:t>
      </w:r>
      <w:r w:rsidR="00054148">
        <w:rPr>
          <w:rFonts w:ascii="Times New Roman" w:hAnsi="Times New Roman" w:cs="Times New Roman"/>
          <w:color w:val="000000"/>
          <w:sz w:val="24"/>
          <w:szCs w:val="24"/>
          <w:shd w:val="clear" w:color="auto" w:fill="FFFFFF"/>
        </w:rPr>
        <w:t xml:space="preserve">iven </w:t>
      </w:r>
      <w:proofErr w:type="spellStart"/>
      <w:r w:rsidR="00054148">
        <w:rPr>
          <w:rFonts w:ascii="Times New Roman" w:hAnsi="Times New Roman" w:cs="Times New Roman"/>
          <w:color w:val="000000"/>
          <w:sz w:val="24"/>
          <w:szCs w:val="24"/>
          <w:shd w:val="clear" w:color="auto" w:fill="FFFFFF"/>
        </w:rPr>
        <w:t>eBird</w:t>
      </w:r>
      <w:proofErr w:type="spellEnd"/>
      <w:r w:rsidR="00054148">
        <w:rPr>
          <w:rFonts w:ascii="Times New Roman" w:hAnsi="Times New Roman" w:cs="Times New Roman"/>
          <w:color w:val="000000"/>
          <w:sz w:val="24"/>
          <w:szCs w:val="24"/>
          <w:shd w:val="clear" w:color="auto" w:fill="FFFFFF"/>
        </w:rPr>
        <w:t xml:space="preserve"> surveys occur at any time of year and checklists can vary in length, we created a </w:t>
      </w:r>
      <w:r>
        <w:rPr>
          <w:rFonts w:ascii="Times New Roman" w:eastAsia="Times New Roman" w:hAnsi="Times New Roman" w:cs="Times New Roman"/>
          <w:sz w:val="24"/>
          <w:szCs w:val="24"/>
        </w:rPr>
        <w:t xml:space="preserve">generalized linear mixed model (GLMM) to standardize species diversity estimates. We created two models with species richness (with a Poisson error structure) and Shannon diversity (with a Gaussian error structure) as response variables. We included Julian date and checklist duration as fixed effects and year and locality as random effects. Models were run for each CMA separately (models would not converge with all data included). We then used these models to predict species richness and diversity for a 120 min checklist on June 5 (including breeding season but excluding spring migrants). </w:t>
      </w:r>
      <w:r w:rsidR="008D38FA" w:rsidRPr="008D38FA">
        <w:rPr>
          <w:rFonts w:ascii="Times New Roman" w:hAnsi="Times New Roman" w:cs="Times New Roman"/>
          <w:color w:val="000000"/>
          <w:sz w:val="24"/>
          <w:szCs w:val="24"/>
          <w:shd w:val="clear" w:color="auto" w:fill="FFFFFF"/>
        </w:rPr>
        <w:t>We examined the sensitivity of our results to these</w:t>
      </w:r>
      <w:r>
        <w:rPr>
          <w:rFonts w:ascii="Times New Roman" w:hAnsi="Times New Roman" w:cs="Times New Roman"/>
          <w:color w:val="000000"/>
          <w:sz w:val="24"/>
          <w:szCs w:val="24"/>
          <w:shd w:val="clear" w:color="auto" w:fill="FFFFFF"/>
        </w:rPr>
        <w:t xml:space="preserve"> diversity</w:t>
      </w:r>
      <w:r w:rsidR="008D38FA" w:rsidRPr="008D38FA">
        <w:rPr>
          <w:rFonts w:ascii="Times New Roman" w:hAnsi="Times New Roman" w:cs="Times New Roman"/>
          <w:color w:val="000000"/>
          <w:sz w:val="24"/>
          <w:szCs w:val="24"/>
          <w:shd w:val="clear" w:color="auto" w:fill="FFFFFF"/>
        </w:rPr>
        <w:t xml:space="preserve"> estimation methods.</w:t>
      </w:r>
      <w:r w:rsidR="00E244DC">
        <w:rPr>
          <w:rFonts w:ascii="Times New Roman" w:hAnsi="Times New Roman" w:cs="Times New Roman"/>
          <w:color w:val="000000"/>
          <w:sz w:val="24"/>
          <w:szCs w:val="24"/>
          <w:shd w:val="clear" w:color="auto" w:fill="FFFFFF"/>
        </w:rPr>
        <w:t xml:space="preserve"> </w:t>
      </w:r>
    </w:p>
    <w:p w14:paraId="6DAD3A56" w14:textId="398D75DA" w:rsidR="00B36FB0" w:rsidRDefault="00E244DC" w:rsidP="00B36FB0">
      <w:pPr>
        <w:autoSpaceDE w:val="0"/>
        <w:autoSpaceDN w:val="0"/>
        <w:adjustRightInd w:val="0"/>
        <w:spacing w:before="180" w:after="160" w:line="240" w:lineRule="auto"/>
        <w:ind w:firstLine="720"/>
        <w:contextualSpacing/>
        <w:rPr>
          <w:rFonts w:ascii="Times New Roman" w:eastAsia="Times New Roman" w:hAnsi="Times New Roman" w:cs="Times New Roman"/>
          <w:sz w:val="24"/>
          <w:szCs w:val="24"/>
        </w:rPr>
      </w:pPr>
      <w:r>
        <w:rPr>
          <w:rFonts w:ascii="Times New Roman" w:hAnsi="Times New Roman" w:cs="Times New Roman"/>
          <w:color w:val="000000"/>
          <w:sz w:val="24"/>
          <w:szCs w:val="24"/>
          <w:shd w:val="clear" w:color="auto" w:fill="FFFFFF"/>
        </w:rPr>
        <w:t xml:space="preserve">To explore potential biases in </w:t>
      </w:r>
      <w:proofErr w:type="spellStart"/>
      <w:r>
        <w:rPr>
          <w:rFonts w:ascii="Times New Roman" w:hAnsi="Times New Roman" w:cs="Times New Roman"/>
          <w:color w:val="000000"/>
          <w:sz w:val="24"/>
          <w:szCs w:val="24"/>
          <w:shd w:val="clear" w:color="auto" w:fill="FFFFFF"/>
        </w:rPr>
        <w:t>eBird</w:t>
      </w:r>
      <w:proofErr w:type="spellEnd"/>
      <w:r>
        <w:rPr>
          <w:rFonts w:ascii="Times New Roman" w:hAnsi="Times New Roman" w:cs="Times New Roman"/>
          <w:color w:val="000000"/>
          <w:sz w:val="24"/>
          <w:szCs w:val="24"/>
          <w:shd w:val="clear" w:color="auto" w:fill="FFFFFF"/>
        </w:rPr>
        <w:t xml:space="preserve"> sampling effort by </w:t>
      </w:r>
      <w:del w:id="120" w:author="Prince Ware, Stephanie (PHAC/ASPC)" w:date="2023-05-09T13:53:00Z">
        <w:r w:rsidDel="00721722">
          <w:rPr>
            <w:rFonts w:ascii="Times New Roman" w:hAnsi="Times New Roman" w:cs="Times New Roman"/>
            <w:color w:val="000000"/>
            <w:sz w:val="24"/>
            <w:szCs w:val="24"/>
            <w:shd w:val="clear" w:color="auto" w:fill="FFFFFF"/>
          </w:rPr>
          <w:delText>socio-economic status</w:delText>
        </w:r>
      </w:del>
      <w:ins w:id="121" w:author="Prince Ware, Stephanie (PHAC/ASPC)" w:date="2023-05-09T13:53:00Z">
        <w:r w:rsidR="00721722">
          <w:rPr>
            <w:rFonts w:ascii="Times New Roman" w:hAnsi="Times New Roman" w:cs="Times New Roman"/>
            <w:color w:val="000000"/>
            <w:sz w:val="24"/>
            <w:szCs w:val="24"/>
            <w:shd w:val="clear" w:color="auto" w:fill="FFFFFF"/>
          </w:rPr>
          <w:t>SES</w:t>
        </w:r>
      </w:ins>
      <w:r>
        <w:rPr>
          <w:rFonts w:ascii="Times New Roman" w:hAnsi="Times New Roman" w:cs="Times New Roman"/>
          <w:color w:val="000000"/>
          <w:sz w:val="24"/>
          <w:szCs w:val="24"/>
          <w:shd w:val="clear" w:color="auto" w:fill="FFFFFF"/>
        </w:rPr>
        <w:t xml:space="preserve">, we quantified the relationship between the number of checklists and </w:t>
      </w:r>
      <w:r w:rsidR="004E5DED">
        <w:rPr>
          <w:rFonts w:ascii="Times New Roman" w:eastAsia="Times New Roman" w:hAnsi="Times New Roman" w:cs="Times New Roman"/>
          <w:sz w:val="24"/>
          <w:szCs w:val="24"/>
        </w:rPr>
        <w:t xml:space="preserve">a neighborhood-level index of </w:t>
      </w:r>
      <w:r w:rsidR="004E5DED">
        <w:rPr>
          <w:rFonts w:ascii="Times New Roman" w:hAnsi="Times New Roman" w:cs="Times New Roman"/>
          <w:color w:val="000000"/>
          <w:sz w:val="24"/>
          <w:szCs w:val="24"/>
          <w:shd w:val="clear" w:color="auto" w:fill="FFFFFF"/>
        </w:rPr>
        <w:t xml:space="preserve">marginalization. </w:t>
      </w:r>
      <w:r w:rsidR="004E5DED">
        <w:rPr>
          <w:rFonts w:ascii="Times New Roman" w:eastAsia="Times New Roman" w:hAnsi="Times New Roman" w:cs="Times New Roman"/>
          <w:sz w:val="24"/>
          <w:szCs w:val="24"/>
        </w:rPr>
        <w:t xml:space="preserve">The Canadian Marginalization Index from the Canadian Urban Environmental Health Research Consortium (CANUE) was </w:t>
      </w:r>
      <w:r w:rsidR="00C37590">
        <w:rPr>
          <w:rFonts w:ascii="Times New Roman" w:eastAsia="Times New Roman" w:hAnsi="Times New Roman" w:cs="Times New Roman"/>
          <w:sz w:val="24"/>
          <w:szCs w:val="24"/>
        </w:rPr>
        <w:t xml:space="preserve">available </w:t>
      </w:r>
      <w:r w:rsidR="004E5DED">
        <w:rPr>
          <w:rFonts w:ascii="Times New Roman" w:eastAsia="Times New Roman" w:hAnsi="Times New Roman" w:cs="Times New Roman"/>
          <w:sz w:val="24"/>
          <w:szCs w:val="24"/>
        </w:rPr>
        <w:t xml:space="preserve">at the postal code level, calculated for 2016, and describes material deprivation, residential instability, dependency, and ethnic concentration </w:t>
      </w:r>
      <w:r w:rsidR="004E5DED">
        <w:rPr>
          <w:rFonts w:ascii="Times New Roman" w:eastAsia="Times New Roman" w:hAnsi="Times New Roman" w:cs="Times New Roman"/>
          <w:sz w:val="24"/>
          <w:szCs w:val="24"/>
        </w:rPr>
        <w:fldChar w:fldCharType="begin">
          <w:fldData xml:space="preserve">PEVuZE5vdGU+PENpdGU+PEF1dGhvcj5NYXRoZXNvbjwvQXV0aG9yPjxZZWFyPjIwMTI8L1llYXI+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</w:fldData>
        </w:fldChar>
      </w:r>
      <w:r w:rsidR="00054148">
        <w:rPr>
          <w:rFonts w:ascii="Times New Roman" w:eastAsia="Times New Roman" w:hAnsi="Times New Roman" w:cs="Times New Roman"/>
          <w:sz w:val="24"/>
          <w:szCs w:val="24"/>
        </w:rPr>
        <w:instrText xml:space="preserve"> ADDIN EN.CITE </w:instrText>
      </w:r>
      <w:r w:rsidR="00054148">
        <w:rPr>
          <w:rFonts w:ascii="Times New Roman" w:eastAsia="Times New Roman" w:hAnsi="Times New Roman" w:cs="Times New Roman"/>
          <w:sz w:val="24"/>
          <w:szCs w:val="24"/>
        </w:rPr>
        <w:fldChar w:fldCharType="begin">
          <w:fldData xml:space="preserve">PEVuZE5vdGU+PENpdGU+PEF1dGhvcj5NYXRoZXNvbjwvQXV0aG9yPjxZZWFyPjIwMTI8L1llYXI+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</w:fldData>
        </w:fldChar>
      </w:r>
      <w:r w:rsidR="00054148">
        <w:rPr>
          <w:rFonts w:ascii="Times New Roman" w:eastAsia="Times New Roman" w:hAnsi="Times New Roman" w:cs="Times New Roman"/>
          <w:sz w:val="24"/>
          <w:szCs w:val="24"/>
        </w:rPr>
        <w:instrText xml:space="preserve"> ADDIN EN.CITE.DATA </w:instrText>
      </w:r>
      <w:r w:rsidR="00054148">
        <w:rPr>
          <w:rFonts w:ascii="Times New Roman" w:eastAsia="Times New Roman" w:hAnsi="Times New Roman" w:cs="Times New Roman"/>
          <w:sz w:val="24"/>
          <w:szCs w:val="24"/>
        </w:rPr>
      </w:r>
      <w:r w:rsidR="00054148">
        <w:rPr>
          <w:rFonts w:ascii="Times New Roman" w:eastAsia="Times New Roman" w:hAnsi="Times New Roman" w:cs="Times New Roman"/>
          <w:sz w:val="24"/>
          <w:szCs w:val="24"/>
        </w:rPr>
        <w:fldChar w:fldCharType="end"/>
      </w:r>
      <w:r w:rsidR="004E5DED">
        <w:rPr>
          <w:rFonts w:ascii="Times New Roman" w:eastAsia="Times New Roman" w:hAnsi="Times New Roman" w:cs="Times New Roman"/>
          <w:sz w:val="24"/>
          <w:szCs w:val="24"/>
        </w:rPr>
      </w:r>
      <w:r w:rsidR="004E5DED">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(58)</w:t>
      </w:r>
      <w:r w:rsidR="004E5DED">
        <w:rPr>
          <w:rFonts w:ascii="Times New Roman" w:eastAsia="Times New Roman" w:hAnsi="Times New Roman" w:cs="Times New Roman"/>
          <w:sz w:val="24"/>
          <w:szCs w:val="24"/>
        </w:rPr>
        <w:fldChar w:fldCharType="end"/>
      </w:r>
      <w:r w:rsidR="004E5DED">
        <w:rPr>
          <w:rFonts w:ascii="Times New Roman" w:eastAsia="Times New Roman" w:hAnsi="Times New Roman" w:cs="Times New Roman"/>
          <w:sz w:val="24"/>
          <w:szCs w:val="24"/>
        </w:rPr>
        <w:t xml:space="preserve">. </w:t>
      </w:r>
      <w:r w:rsidR="00B36FB0">
        <w:rPr>
          <w:rFonts w:ascii="Times New Roman" w:eastAsia="Times New Roman" w:hAnsi="Times New Roman" w:cs="Times New Roman"/>
          <w:sz w:val="24"/>
          <w:szCs w:val="24"/>
        </w:rPr>
        <w:t>Using</w:t>
      </w:r>
      <w:r w:rsidR="004E5DED">
        <w:rPr>
          <w:rFonts w:ascii="Times New Roman" w:eastAsia="Times New Roman" w:hAnsi="Times New Roman" w:cs="Times New Roman"/>
          <w:sz w:val="24"/>
          <w:szCs w:val="24"/>
        </w:rPr>
        <w:t xml:space="preserve"> a </w:t>
      </w:r>
      <w:r w:rsidR="008E538C">
        <w:rPr>
          <w:rFonts w:ascii="Times New Roman" w:eastAsia="Times New Roman" w:hAnsi="Times New Roman" w:cs="Times New Roman"/>
          <w:sz w:val="24"/>
          <w:szCs w:val="24"/>
        </w:rPr>
        <w:t xml:space="preserve">GLM </w:t>
      </w:r>
      <w:r w:rsidR="004E5DED">
        <w:rPr>
          <w:rFonts w:ascii="Times New Roman" w:eastAsia="Times New Roman" w:hAnsi="Times New Roman" w:cs="Times New Roman"/>
          <w:sz w:val="24"/>
          <w:szCs w:val="24"/>
        </w:rPr>
        <w:t xml:space="preserve">with a </w:t>
      </w:r>
      <w:r w:rsidR="00B36FB0">
        <w:rPr>
          <w:rFonts w:ascii="Times New Roman" w:eastAsia="Times New Roman" w:hAnsi="Times New Roman" w:cs="Times New Roman"/>
          <w:sz w:val="24"/>
          <w:szCs w:val="24"/>
        </w:rPr>
        <w:t>Poisson error structure we found little evidence of a relationship between metrics of marginalization and number of checklists (R</w:t>
      </w:r>
      <w:r w:rsidR="00B36FB0">
        <w:rPr>
          <w:rFonts w:ascii="Times New Roman" w:eastAsia="Times New Roman" w:hAnsi="Times New Roman" w:cs="Times New Roman"/>
          <w:sz w:val="24"/>
          <w:szCs w:val="24"/>
          <w:vertAlign w:val="superscript"/>
        </w:rPr>
        <w:t xml:space="preserve">2 </w:t>
      </w:r>
      <w:r w:rsidR="00B36FB0">
        <w:rPr>
          <w:rFonts w:ascii="Times New Roman" w:eastAsia="Times New Roman" w:hAnsi="Times New Roman" w:cs="Times New Roman"/>
          <w:sz w:val="24"/>
          <w:szCs w:val="24"/>
        </w:rPr>
        <w:t>&lt; 0.02, supplementary material S1).</w:t>
      </w:r>
    </w:p>
    <w:p w14:paraId="2849085E" w14:textId="77777777" w:rsidR="00B36FB0" w:rsidRDefault="00B36FB0" w:rsidP="00B36FB0">
      <w:pPr>
        <w:autoSpaceDE w:val="0"/>
        <w:autoSpaceDN w:val="0"/>
        <w:adjustRightInd w:val="0"/>
        <w:spacing w:before="180" w:after="160" w:line="240" w:lineRule="auto"/>
        <w:ind w:firstLine="720"/>
        <w:contextualSpacing/>
        <w:rPr>
          <w:rFonts w:ascii="Times New Roman" w:eastAsia="Times New Roman" w:hAnsi="Times New Roman" w:cs="Times New Roman"/>
          <w:sz w:val="24"/>
          <w:szCs w:val="24"/>
        </w:rPr>
      </w:pPr>
    </w:p>
    <w:p w14:paraId="1C168CA5" w14:textId="77777777" w:rsidR="00721722" w:rsidRPr="00721722" w:rsidRDefault="00B24B45" w:rsidP="00721722">
      <w:pPr>
        <w:autoSpaceDE w:val="0"/>
        <w:autoSpaceDN w:val="0"/>
        <w:adjustRightInd w:val="0"/>
        <w:spacing w:before="180" w:after="160" w:line="240" w:lineRule="auto"/>
        <w:contextualSpacing/>
        <w:rPr>
          <w:ins w:id="122" w:author="Prince Ware, Stephanie (PHAC/ASPC)" w:date="2023-05-09T13:54:00Z"/>
          <w:rFonts w:ascii="Times New Roman" w:eastAsia="Times New Roman" w:hAnsi="Times New Roman" w:cs="Times New Roman"/>
          <w:b/>
          <w:bCs/>
          <w:i/>
          <w:iCs/>
          <w:sz w:val="24"/>
          <w:szCs w:val="24"/>
        </w:rPr>
      </w:pPr>
      <w:r w:rsidRPr="00721722">
        <w:rPr>
          <w:rFonts w:ascii="Times New Roman" w:eastAsia="Times New Roman" w:hAnsi="Times New Roman" w:cs="Times New Roman"/>
          <w:b/>
          <w:bCs/>
          <w:i/>
          <w:iCs/>
          <w:sz w:val="24"/>
          <w:szCs w:val="24"/>
        </w:rPr>
        <w:t>T</w:t>
      </w:r>
      <w:r w:rsidR="00B36FB0" w:rsidRPr="00721722">
        <w:rPr>
          <w:rFonts w:ascii="Times New Roman" w:eastAsia="Times New Roman" w:hAnsi="Times New Roman" w:cs="Times New Roman"/>
          <w:b/>
          <w:bCs/>
          <w:i/>
          <w:iCs/>
          <w:sz w:val="24"/>
          <w:szCs w:val="24"/>
        </w:rPr>
        <w:t>ree species diversity</w:t>
      </w:r>
      <w:del w:id="123" w:author="Prince Ware, Stephanie (PHAC/ASPC)" w:date="2023-05-09T13:54:00Z">
        <w:r w:rsidR="00B36FB0" w:rsidRPr="00721722" w:rsidDel="00721722">
          <w:rPr>
            <w:rFonts w:ascii="Times New Roman" w:eastAsia="Times New Roman" w:hAnsi="Times New Roman" w:cs="Times New Roman"/>
            <w:b/>
            <w:bCs/>
            <w:i/>
            <w:iCs/>
            <w:sz w:val="24"/>
            <w:szCs w:val="24"/>
          </w:rPr>
          <w:delText xml:space="preserve">: </w:delText>
        </w:r>
      </w:del>
    </w:p>
    <w:p w14:paraId="5DEEC499" w14:textId="77777777" w:rsidR="00721722" w:rsidRDefault="00721722" w:rsidP="00721722">
      <w:pPr>
        <w:autoSpaceDE w:val="0"/>
        <w:autoSpaceDN w:val="0"/>
        <w:adjustRightInd w:val="0"/>
        <w:spacing w:before="180" w:after="160" w:line="240" w:lineRule="auto"/>
        <w:contextualSpacing/>
        <w:rPr>
          <w:ins w:id="124" w:author="Prince Ware, Stephanie (PHAC/ASPC)" w:date="2023-05-09T13:54:00Z"/>
          <w:rFonts w:ascii="Times New Roman" w:eastAsia="Times New Roman" w:hAnsi="Times New Roman" w:cs="Times New Roman"/>
          <w:sz w:val="24"/>
          <w:szCs w:val="24"/>
        </w:rPr>
      </w:pPr>
    </w:p>
    <w:p w14:paraId="6AAAC727" w14:textId="08351BF0" w:rsidR="00F44000" w:rsidRDefault="00B24B45" w:rsidP="00721722">
      <w:pPr>
        <w:autoSpaceDE w:val="0"/>
        <w:autoSpaceDN w:val="0"/>
        <w:adjustRightInd w:val="0"/>
        <w:spacing w:before="180" w:after="160" w:line="240" w:lineRule="auto"/>
        <w:ind w:firstLine="72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8D38FA">
        <w:rPr>
          <w:rFonts w:ascii="Times New Roman" w:eastAsia="Times New Roman" w:hAnsi="Times New Roman" w:cs="Times New Roman"/>
          <w:sz w:val="24"/>
          <w:szCs w:val="24"/>
        </w:rPr>
        <w:t>extracted</w:t>
      </w:r>
      <w:r>
        <w:rPr>
          <w:rFonts w:ascii="Times New Roman" w:eastAsia="Times New Roman" w:hAnsi="Times New Roman" w:cs="Times New Roman"/>
          <w:sz w:val="24"/>
          <w:szCs w:val="24"/>
        </w:rPr>
        <w:t xml:space="preserve"> tree species richness and diversity from the publicly available National Forest Inventory (NFI), which employs a combination of ground-survey plots, photo identification plots, and MODIS remote sensing data</w:t>
      </w:r>
      <w:r w:rsidR="00157760">
        <w:rPr>
          <w:rFonts w:ascii="Times New Roman" w:eastAsia="Times New Roman" w:hAnsi="Times New Roman" w:cs="Times New Roman"/>
          <w:sz w:val="24"/>
          <w:szCs w:val="24"/>
        </w:rPr>
        <w:t xml:space="preserve"> in a k-Nearest </w:t>
      </w:r>
      <w:proofErr w:type="spellStart"/>
      <w:r w:rsidR="00157760">
        <w:rPr>
          <w:rFonts w:ascii="Times New Roman" w:eastAsia="Times New Roman" w:hAnsi="Times New Roman" w:cs="Times New Roman"/>
          <w:sz w:val="24"/>
          <w:szCs w:val="24"/>
        </w:rPr>
        <w:t>Neighbour</w:t>
      </w:r>
      <w:proofErr w:type="spellEnd"/>
      <w:r w:rsidR="00157760">
        <w:rPr>
          <w:rFonts w:ascii="Times New Roman" w:eastAsia="Times New Roman" w:hAnsi="Times New Roman" w:cs="Times New Roman"/>
          <w:sz w:val="24"/>
          <w:szCs w:val="24"/>
        </w:rPr>
        <w:t xml:space="preserve"> modelling approach </w:t>
      </w:r>
      <w:r>
        <w:rPr>
          <w:rFonts w:ascii="Times New Roman" w:eastAsia="Times New Roman" w:hAnsi="Times New Roman" w:cs="Times New Roman"/>
          <w:sz w:val="24"/>
          <w:szCs w:val="24"/>
        </w:rPr>
        <w:t>to produce countrywide maps of tree species volume (at 250</w:t>
      </w:r>
      <w:r w:rsidR="008D38F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 resolution). </w:t>
      </w:r>
      <w:r w:rsidR="008D38FA">
        <w:rPr>
          <w:rFonts w:ascii="Times New Roman" w:eastAsia="Times New Roman" w:hAnsi="Times New Roman" w:cs="Times New Roman"/>
          <w:sz w:val="24"/>
          <w:szCs w:val="24"/>
        </w:rPr>
        <w:t>We extracted</w:t>
      </w:r>
      <w:r>
        <w:rPr>
          <w:rFonts w:ascii="Times New Roman" w:eastAsia="Times New Roman" w:hAnsi="Times New Roman" w:cs="Times New Roman"/>
          <w:sz w:val="24"/>
          <w:szCs w:val="24"/>
        </w:rPr>
        <w:t xml:space="preserve"> the mean </w:t>
      </w:r>
      <w:r w:rsidR="00FC3118">
        <w:rPr>
          <w:rFonts w:ascii="Times New Roman" w:eastAsia="Times New Roman" w:hAnsi="Times New Roman" w:cs="Times New Roman"/>
          <w:sz w:val="24"/>
          <w:szCs w:val="24"/>
        </w:rPr>
        <w:t xml:space="preserve">Shannon </w:t>
      </w:r>
      <w:r>
        <w:rPr>
          <w:rFonts w:ascii="Times New Roman" w:eastAsia="Times New Roman" w:hAnsi="Times New Roman" w:cs="Times New Roman"/>
          <w:sz w:val="24"/>
          <w:szCs w:val="24"/>
        </w:rPr>
        <w:t xml:space="preserve">diversity and richness </w:t>
      </w:r>
      <w:r w:rsidR="00A652CC">
        <w:rPr>
          <w:rFonts w:ascii="Times New Roman" w:eastAsia="Times New Roman" w:hAnsi="Times New Roman" w:cs="Times New Roman"/>
          <w:sz w:val="24"/>
          <w:szCs w:val="24"/>
        </w:rPr>
        <w:t xml:space="preserve">of tree species </w:t>
      </w:r>
      <w:r>
        <w:rPr>
          <w:rFonts w:ascii="Times New Roman" w:eastAsia="Times New Roman" w:hAnsi="Times New Roman" w:cs="Times New Roman"/>
          <w:sz w:val="24"/>
          <w:szCs w:val="24"/>
        </w:rPr>
        <w:t>within each postal code polygon</w:t>
      </w:r>
      <w:r w:rsidR="000B205D">
        <w:rPr>
          <w:rFonts w:ascii="Times New Roman" w:eastAsia="Times New Roman" w:hAnsi="Times New Roman" w:cs="Times New Roman"/>
          <w:sz w:val="24"/>
          <w:szCs w:val="24"/>
        </w:rPr>
        <w:t xml:space="preserve"> using the </w:t>
      </w:r>
      <w:r w:rsidR="000B205D">
        <w:rPr>
          <w:rFonts w:ascii="Times New Roman" w:eastAsia="Times New Roman" w:hAnsi="Times New Roman" w:cs="Times New Roman"/>
          <w:i/>
          <w:iCs/>
          <w:sz w:val="24"/>
          <w:szCs w:val="24"/>
        </w:rPr>
        <w:t xml:space="preserve">diversity </w:t>
      </w:r>
      <w:r w:rsidR="000B205D">
        <w:rPr>
          <w:rFonts w:ascii="Times New Roman" w:eastAsia="Times New Roman" w:hAnsi="Times New Roman" w:cs="Times New Roman"/>
          <w:sz w:val="24"/>
          <w:szCs w:val="24"/>
        </w:rPr>
        <w:t xml:space="preserve">function within the </w:t>
      </w:r>
      <w:r w:rsidR="000B205D">
        <w:rPr>
          <w:rFonts w:ascii="Times New Roman" w:eastAsia="Times New Roman" w:hAnsi="Times New Roman" w:cs="Times New Roman"/>
          <w:i/>
          <w:iCs/>
          <w:sz w:val="24"/>
          <w:szCs w:val="24"/>
        </w:rPr>
        <w:t>vegan</w:t>
      </w:r>
      <w:r w:rsidR="000B205D">
        <w:rPr>
          <w:rFonts w:ascii="Times New Roman" w:eastAsia="Times New Roman" w:hAnsi="Times New Roman" w:cs="Times New Roman"/>
          <w:sz w:val="24"/>
          <w:szCs w:val="24"/>
        </w:rPr>
        <w:t xml:space="preserve"> package</w:t>
      </w:r>
      <w:r w:rsidR="005F5BFC">
        <w:rPr>
          <w:rFonts w:ascii="Times New Roman" w:eastAsia="Times New Roman" w:hAnsi="Times New Roman" w:cs="Times New Roman"/>
          <w:sz w:val="24"/>
          <w:szCs w:val="24"/>
        </w:rPr>
        <w:t xml:space="preserve"> </w:t>
      </w:r>
      <w:r w:rsidR="005F5BFC">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&lt;EndNote&gt;&lt;Cite&gt;&lt;Author&gt;Oksanen&lt;/Author&gt;&lt;Year&gt;2013&lt;/Year&gt;&lt;RecNum&gt;1393&lt;/RecNum&gt;&lt;DisplayText&gt;(59)&lt;/DisplayText&gt;&lt;record&gt;&lt;rec-number&gt;1393&lt;/rec-number&gt;&lt;foreign-keys&gt;&lt;key app="EN" db-id="0tx92atzmzfz91ee2f5xfzeiwz5vpr2zdzzv" timestamp="1389666594"&gt;1393&lt;/key&gt;&lt;/foreign-keys&gt;&lt;ref-type name="Journal Article"&gt;17&lt;/ref-type&gt;&lt;contributors&gt;&lt;authors&gt;&lt;author&gt;Oksanen, J.&lt;/author&gt;&lt;author&gt;Blanchet, F. G. &lt;/author&gt;&lt;author&gt;Kindt, R.&lt;/author&gt;&lt;author&gt;Legendre, P.&lt;/author&gt;&lt;author&gt;Minchin, P. R. &lt;/author&gt;&lt;author&gt;O&amp;apos;Hara, R. B. &lt;/author&gt;&lt;author&gt;Simpson, G. L.  &lt;/author&gt;&lt;author&gt;Solymos, P.&lt;/author&gt;&lt;author&gt;Henry, M.  &lt;/author&gt;&lt;author&gt;Stevens, H.  &lt;/author&gt;&lt;author&gt;Wagner, H. H.&lt;/author&gt;&lt;/authors&gt;&lt;/contributors&gt;&lt;titles&gt;&lt;title&gt;Vegan: community ecology package. R package version 2.0-7. http://CRAN.R-project.org/package=vegan&lt;/title&gt;&lt;/titles&gt;&lt;dates&gt;&lt;year&gt;2013&lt;/year&gt;&lt;/dates&gt;&lt;urls&gt;&lt;related-urls&gt;&lt;url&gt; http://CRAN.R-project.org/package=vegan&lt;/url&gt;&lt;/related-urls&gt;&lt;/urls&gt;&lt;/record&gt;&lt;/Cite&gt;&lt;/EndNote&gt;</w:instrText>
      </w:r>
      <w:r w:rsidR="005F5BFC">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(59)</w:t>
      </w:r>
      <w:r w:rsidR="005F5BF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0B205D">
        <w:rPr>
          <w:rFonts w:ascii="Times New Roman" w:eastAsia="Times New Roman" w:hAnsi="Times New Roman" w:cs="Times New Roman"/>
          <w:sz w:val="24"/>
          <w:szCs w:val="24"/>
        </w:rPr>
        <w:t xml:space="preserve"> We note that the </w:t>
      </w:r>
      <w:proofErr w:type="spellStart"/>
      <w:r w:rsidR="000B205D">
        <w:rPr>
          <w:rFonts w:ascii="Times New Roman" w:eastAsia="Times New Roman" w:hAnsi="Times New Roman" w:cs="Times New Roman"/>
          <w:sz w:val="24"/>
          <w:szCs w:val="24"/>
        </w:rPr>
        <w:t>kNN</w:t>
      </w:r>
      <w:proofErr w:type="spellEnd"/>
      <w:r w:rsidR="000B205D">
        <w:rPr>
          <w:rFonts w:ascii="Times New Roman" w:eastAsia="Times New Roman" w:hAnsi="Times New Roman" w:cs="Times New Roman"/>
          <w:sz w:val="24"/>
          <w:szCs w:val="24"/>
        </w:rPr>
        <w:t xml:space="preserve"> model was validated against NFI plots in forested areas, and therefore cannot fully identify the set of tree species present in Canada’s urban areas. This is especially true in the case of non-native tree species, which are common in urban areas but are not assessed within the NFI. This </w:t>
      </w:r>
      <w:r w:rsidR="00CE3663">
        <w:rPr>
          <w:rFonts w:ascii="Times New Roman" w:eastAsia="Times New Roman" w:hAnsi="Times New Roman" w:cs="Times New Roman"/>
          <w:sz w:val="24"/>
          <w:szCs w:val="24"/>
        </w:rPr>
        <w:t>likely result</w:t>
      </w:r>
      <w:r w:rsidR="00C22E59">
        <w:rPr>
          <w:rFonts w:ascii="Times New Roman" w:eastAsia="Times New Roman" w:hAnsi="Times New Roman" w:cs="Times New Roman"/>
          <w:sz w:val="24"/>
          <w:szCs w:val="24"/>
        </w:rPr>
        <w:t>ed</w:t>
      </w:r>
      <w:r w:rsidR="00CE3663">
        <w:rPr>
          <w:rFonts w:ascii="Times New Roman" w:eastAsia="Times New Roman" w:hAnsi="Times New Roman" w:cs="Times New Roman"/>
          <w:sz w:val="24"/>
          <w:szCs w:val="24"/>
        </w:rPr>
        <w:t xml:space="preserve"> in an underestimation of tree species diversity within urban areas. </w:t>
      </w:r>
      <w:r w:rsidR="0038086C">
        <w:rPr>
          <w:rFonts w:ascii="Times New Roman" w:eastAsia="Times New Roman" w:hAnsi="Times New Roman" w:cs="Times New Roman"/>
          <w:sz w:val="24"/>
          <w:szCs w:val="24"/>
        </w:rPr>
        <w:t>T</w:t>
      </w:r>
      <w:r w:rsidR="00CE3663">
        <w:rPr>
          <w:rFonts w:ascii="Times New Roman" w:eastAsia="Times New Roman" w:hAnsi="Times New Roman" w:cs="Times New Roman"/>
          <w:sz w:val="24"/>
          <w:szCs w:val="24"/>
        </w:rPr>
        <w:t xml:space="preserve">his inaccuracy is expected to affect all CMAs and therefore not lead to biases in our </w:t>
      </w:r>
      <w:proofErr w:type="gramStart"/>
      <w:r w:rsidR="00CE3663">
        <w:rPr>
          <w:rFonts w:ascii="Times New Roman" w:eastAsia="Times New Roman" w:hAnsi="Times New Roman" w:cs="Times New Roman"/>
          <w:sz w:val="24"/>
          <w:szCs w:val="24"/>
        </w:rPr>
        <w:t>conclusions, but</w:t>
      </w:r>
      <w:proofErr w:type="gramEnd"/>
      <w:r w:rsidR="00CE3663">
        <w:rPr>
          <w:rFonts w:ascii="Times New Roman" w:eastAsia="Times New Roman" w:hAnsi="Times New Roman" w:cs="Times New Roman"/>
          <w:sz w:val="24"/>
          <w:szCs w:val="24"/>
        </w:rPr>
        <w:t xml:space="preserve"> may </w:t>
      </w:r>
      <w:del w:id="125" w:author="Prince Ware, Stephanie (PHAC/ASPC)" w:date="2023-05-09T13:56:00Z">
        <w:r w:rsidR="00CE3663" w:rsidDel="00901E18">
          <w:rPr>
            <w:rFonts w:ascii="Times New Roman" w:eastAsia="Times New Roman" w:hAnsi="Times New Roman" w:cs="Times New Roman"/>
            <w:sz w:val="24"/>
            <w:szCs w:val="24"/>
          </w:rPr>
          <w:delText xml:space="preserve">dampen </w:delText>
        </w:r>
      </w:del>
      <w:ins w:id="126" w:author="Prince Ware, Stephanie (PHAC/ASPC)" w:date="2023-05-09T13:56:00Z">
        <w:r w:rsidR="00901E18">
          <w:rPr>
            <w:rFonts w:ascii="Times New Roman" w:eastAsia="Times New Roman" w:hAnsi="Times New Roman" w:cs="Times New Roman"/>
            <w:sz w:val="24"/>
            <w:szCs w:val="24"/>
          </w:rPr>
          <w:t xml:space="preserve">reduce </w:t>
        </w:r>
      </w:ins>
      <w:r w:rsidR="00CE3663">
        <w:rPr>
          <w:rFonts w:ascii="Times New Roman" w:eastAsia="Times New Roman" w:hAnsi="Times New Roman" w:cs="Times New Roman"/>
          <w:sz w:val="24"/>
          <w:szCs w:val="24"/>
        </w:rPr>
        <w:t xml:space="preserve">the observed impact of tree diversity on </w:t>
      </w:r>
      <w:del w:id="127" w:author="Prince Ware, Stephanie (PHAC/ASPC)" w:date="2023-05-09T13:56:00Z">
        <w:r w:rsidR="00CE3663" w:rsidDel="00901E18">
          <w:rPr>
            <w:rFonts w:ascii="Times New Roman" w:eastAsia="Times New Roman" w:hAnsi="Times New Roman" w:cs="Times New Roman"/>
            <w:sz w:val="24"/>
            <w:szCs w:val="24"/>
          </w:rPr>
          <w:delText xml:space="preserve">our </w:delText>
        </w:r>
      </w:del>
      <w:ins w:id="128" w:author="Prince Ware, Stephanie (PHAC/ASPC)" w:date="2023-05-09T13:56:00Z">
        <w:r w:rsidR="00901E18">
          <w:rPr>
            <w:rFonts w:ascii="Times New Roman" w:eastAsia="Times New Roman" w:hAnsi="Times New Roman" w:cs="Times New Roman"/>
            <w:sz w:val="24"/>
            <w:szCs w:val="24"/>
          </w:rPr>
          <w:t>mental health</w:t>
        </w:r>
      </w:ins>
      <w:del w:id="129" w:author="Prince Ware, Stephanie (PHAC/ASPC)" w:date="2023-05-09T13:56:00Z">
        <w:r w:rsidR="00CE3663" w:rsidDel="00901E18">
          <w:rPr>
            <w:rFonts w:ascii="Times New Roman" w:eastAsia="Times New Roman" w:hAnsi="Times New Roman" w:cs="Times New Roman"/>
            <w:sz w:val="24"/>
            <w:szCs w:val="24"/>
          </w:rPr>
          <w:delText>response variables</w:delText>
        </w:r>
      </w:del>
      <w:r w:rsidR="00CE3663">
        <w:rPr>
          <w:rFonts w:ascii="Times New Roman" w:eastAsia="Times New Roman" w:hAnsi="Times New Roman" w:cs="Times New Roman"/>
          <w:sz w:val="24"/>
          <w:szCs w:val="24"/>
        </w:rPr>
        <w:t>.</w:t>
      </w:r>
    </w:p>
    <w:p w14:paraId="1CD45CE1" w14:textId="77777777" w:rsidR="00A652CC" w:rsidRPr="00901E18" w:rsidRDefault="00A652CC" w:rsidP="00B36FB0">
      <w:pPr>
        <w:autoSpaceDE w:val="0"/>
        <w:autoSpaceDN w:val="0"/>
        <w:adjustRightInd w:val="0"/>
        <w:spacing w:before="180" w:after="160" w:line="240" w:lineRule="auto"/>
        <w:ind w:firstLine="720"/>
        <w:contextualSpacing/>
        <w:rPr>
          <w:rFonts w:ascii="Times New Roman" w:eastAsia="Times New Roman" w:hAnsi="Times New Roman" w:cs="Times New Roman"/>
          <w:b/>
          <w:bCs/>
          <w:i/>
          <w:iCs/>
          <w:sz w:val="24"/>
          <w:szCs w:val="24"/>
        </w:rPr>
      </w:pPr>
    </w:p>
    <w:p w14:paraId="279A9F8C" w14:textId="77777777" w:rsidR="00901E18" w:rsidRPr="00901E18" w:rsidRDefault="00B24B45" w:rsidP="00901E18">
      <w:pPr>
        <w:spacing w:after="160" w:line="240" w:lineRule="auto"/>
        <w:rPr>
          <w:ins w:id="130" w:author="Prince Ware, Stephanie (PHAC/ASPC)" w:date="2023-05-09T13:56:00Z"/>
          <w:rFonts w:ascii="Times New Roman" w:eastAsia="Times New Roman" w:hAnsi="Times New Roman" w:cs="Times New Roman"/>
          <w:b/>
          <w:bCs/>
          <w:i/>
          <w:iCs/>
          <w:sz w:val="24"/>
          <w:szCs w:val="24"/>
        </w:rPr>
      </w:pPr>
      <w:r w:rsidRPr="00901E18">
        <w:rPr>
          <w:rFonts w:ascii="Times New Roman" w:eastAsia="Times New Roman" w:hAnsi="Times New Roman" w:cs="Times New Roman"/>
          <w:b/>
          <w:bCs/>
          <w:i/>
          <w:iCs/>
          <w:sz w:val="24"/>
          <w:szCs w:val="24"/>
        </w:rPr>
        <w:t>Other m</w:t>
      </w:r>
      <w:r w:rsidR="00B36FB0" w:rsidRPr="00901E18">
        <w:rPr>
          <w:rFonts w:ascii="Times New Roman" w:eastAsia="Times New Roman" w:hAnsi="Times New Roman" w:cs="Times New Roman"/>
          <w:b/>
          <w:bCs/>
          <w:i/>
          <w:iCs/>
          <w:sz w:val="24"/>
          <w:szCs w:val="24"/>
        </w:rPr>
        <w:t>etrics of green and blue space</w:t>
      </w:r>
      <w:del w:id="131" w:author="Prince Ware, Stephanie (PHAC/ASPC)" w:date="2023-05-09T13:56:00Z">
        <w:r w:rsidR="00B36FB0" w:rsidRPr="00901E18" w:rsidDel="00901E18">
          <w:rPr>
            <w:rFonts w:ascii="Times New Roman" w:eastAsia="Times New Roman" w:hAnsi="Times New Roman" w:cs="Times New Roman"/>
            <w:b/>
            <w:bCs/>
            <w:i/>
            <w:iCs/>
            <w:sz w:val="24"/>
            <w:szCs w:val="24"/>
          </w:rPr>
          <w:delText xml:space="preserve">: </w:delText>
        </w:r>
      </w:del>
    </w:p>
    <w:p w14:paraId="34A70879" w14:textId="1961FC02" w:rsidR="00F44000" w:rsidRPr="00917E85" w:rsidRDefault="00157760" w:rsidP="00901E18">
      <w:pPr>
        <w:spacing w:after="16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t>
      </w:r>
      <w:r w:rsidR="00B24B45">
        <w:rPr>
          <w:rFonts w:ascii="Times New Roman" w:eastAsia="Times New Roman" w:hAnsi="Times New Roman" w:cs="Times New Roman"/>
          <w:sz w:val="24"/>
          <w:szCs w:val="24"/>
        </w:rPr>
        <w:t>examine</w:t>
      </w:r>
      <w:r>
        <w:rPr>
          <w:rFonts w:ascii="Times New Roman" w:eastAsia="Times New Roman" w:hAnsi="Times New Roman" w:cs="Times New Roman"/>
          <w:sz w:val="24"/>
          <w:szCs w:val="24"/>
        </w:rPr>
        <w:t>d</w:t>
      </w:r>
      <w:r w:rsidR="00B24B45">
        <w:rPr>
          <w:rFonts w:ascii="Times New Roman" w:eastAsia="Times New Roman" w:hAnsi="Times New Roman" w:cs="Times New Roman"/>
          <w:sz w:val="24"/>
          <w:szCs w:val="24"/>
        </w:rPr>
        <w:t xml:space="preserve"> the effect of </w:t>
      </w:r>
      <w:ins w:id="132" w:author="Emma Hudgins" w:date="2023-06-08T12:40:00Z">
        <w:r w:rsidR="009F525A">
          <w:rPr>
            <w:rFonts w:ascii="Times New Roman" w:eastAsia="Times New Roman" w:hAnsi="Times New Roman" w:cs="Times New Roman"/>
            <w:sz w:val="24"/>
            <w:szCs w:val="24"/>
          </w:rPr>
          <w:t xml:space="preserve">overall </w:t>
        </w:r>
      </w:ins>
      <w:r w:rsidR="00B24B45">
        <w:rPr>
          <w:rFonts w:ascii="Times New Roman" w:eastAsia="Times New Roman" w:hAnsi="Times New Roman" w:cs="Times New Roman"/>
          <w:sz w:val="24"/>
          <w:szCs w:val="24"/>
        </w:rPr>
        <w:t>greenness (NDVI</w:t>
      </w:r>
      <w:ins w:id="133" w:author="Emma Hudgins" w:date="2023-06-08T12:40:00Z">
        <w:r w:rsidR="009F525A">
          <w:rPr>
            <w:rFonts w:ascii="Times New Roman" w:eastAsia="Times New Roman" w:hAnsi="Times New Roman" w:cs="Times New Roman"/>
            <w:sz w:val="24"/>
            <w:szCs w:val="24"/>
          </w:rPr>
          <w:t>, not green space</w:t>
        </w:r>
      </w:ins>
      <w:r w:rsidR="00B24B45">
        <w:rPr>
          <w:rFonts w:ascii="Times New Roman" w:eastAsia="Times New Roman" w:hAnsi="Times New Roman" w:cs="Times New Roman"/>
          <w:sz w:val="24"/>
          <w:szCs w:val="24"/>
        </w:rPr>
        <w:t>)</w:t>
      </w:r>
      <w:r w:rsidR="00762672">
        <w:rPr>
          <w:rFonts w:ascii="Times New Roman" w:eastAsia="Times New Roman" w:hAnsi="Times New Roman" w:cs="Times New Roman"/>
          <w:sz w:val="24"/>
          <w:szCs w:val="24"/>
        </w:rPr>
        <w:t xml:space="preserve"> from </w:t>
      </w:r>
      <w:r w:rsidR="00B24B45">
        <w:rPr>
          <w:rFonts w:ascii="Times New Roman" w:eastAsia="Times New Roman" w:hAnsi="Times New Roman" w:cs="Times New Roman"/>
          <w:sz w:val="24"/>
          <w:szCs w:val="24"/>
        </w:rPr>
        <w:t>MODIS data</w:t>
      </w:r>
      <w:ins w:id="134" w:author="Emma Hudgins" w:date="2023-06-08T12:39:00Z">
        <w:r w:rsidR="009F525A">
          <w:rPr>
            <w:rFonts w:ascii="Times New Roman" w:eastAsia="Times New Roman" w:hAnsi="Times New Roman" w:cs="Times New Roman"/>
            <w:sz w:val="24"/>
            <w:szCs w:val="24"/>
          </w:rPr>
          <w:t xml:space="preserve">. </w:t>
        </w:r>
      </w:ins>
      <w:del w:id="135" w:author="Emma Hudgins" w:date="2023-06-08T12:39:00Z">
        <w:r w:rsidR="00B24B45" w:rsidDel="009F525A">
          <w:rPr>
            <w:rFonts w:ascii="Times New Roman" w:eastAsia="Times New Roman" w:hAnsi="Times New Roman" w:cs="Times New Roman"/>
            <w:sz w:val="24"/>
            <w:szCs w:val="24"/>
          </w:rPr>
          <w:delText xml:space="preserve"> at </w:delText>
        </w:r>
        <w:commentRangeStart w:id="136"/>
        <w:r w:rsidR="00B24B45" w:rsidDel="009F525A">
          <w:rPr>
            <w:rFonts w:ascii="Times New Roman" w:eastAsia="Times New Roman" w:hAnsi="Times New Roman" w:cs="Times New Roman"/>
            <w:sz w:val="24"/>
            <w:szCs w:val="24"/>
          </w:rPr>
          <w:delText>250</w:delText>
        </w:r>
        <w:r w:rsidDel="009F525A">
          <w:rPr>
            <w:rFonts w:ascii="Times New Roman" w:eastAsia="Times New Roman" w:hAnsi="Times New Roman" w:cs="Times New Roman"/>
            <w:sz w:val="24"/>
            <w:szCs w:val="24"/>
          </w:rPr>
          <w:delText xml:space="preserve"> </w:delText>
        </w:r>
        <w:commentRangeEnd w:id="136"/>
        <w:r w:rsidR="00901E18" w:rsidDel="009F525A">
          <w:rPr>
            <w:rStyle w:val="CommentReference"/>
          </w:rPr>
          <w:commentReference w:id="136"/>
        </w:r>
        <w:r w:rsidR="00762672" w:rsidDel="009F525A">
          <w:rPr>
            <w:rFonts w:ascii="Times New Roman" w:eastAsia="Times New Roman" w:hAnsi="Times New Roman" w:cs="Times New Roman"/>
            <w:sz w:val="24"/>
            <w:szCs w:val="24"/>
          </w:rPr>
          <w:delText xml:space="preserve">m. </w:delText>
        </w:r>
      </w:del>
      <w:r w:rsidR="00762672">
        <w:rPr>
          <w:rFonts w:ascii="Times New Roman" w:eastAsia="Times New Roman" w:hAnsi="Times New Roman" w:cs="Times New Roman"/>
          <w:sz w:val="24"/>
          <w:szCs w:val="24"/>
        </w:rPr>
        <w:t>These data are compiled as the mean from May 1</w:t>
      </w:r>
      <w:r w:rsidR="00762672" w:rsidRPr="00762672">
        <w:rPr>
          <w:rFonts w:ascii="Times New Roman" w:eastAsia="Times New Roman" w:hAnsi="Times New Roman" w:cs="Times New Roman"/>
          <w:sz w:val="24"/>
          <w:szCs w:val="24"/>
          <w:vertAlign w:val="superscript"/>
        </w:rPr>
        <w:t>st</w:t>
      </w:r>
      <w:r w:rsidR="00762672">
        <w:rPr>
          <w:rFonts w:ascii="Times New Roman" w:eastAsia="Times New Roman" w:hAnsi="Times New Roman" w:cs="Times New Roman"/>
          <w:sz w:val="24"/>
          <w:szCs w:val="24"/>
        </w:rPr>
        <w:t xml:space="preserve"> through August 31</w:t>
      </w:r>
      <w:r w:rsidR="00762672" w:rsidRPr="00762672">
        <w:rPr>
          <w:rFonts w:ascii="Times New Roman" w:eastAsia="Times New Roman" w:hAnsi="Times New Roman" w:cs="Times New Roman"/>
          <w:sz w:val="24"/>
          <w:szCs w:val="24"/>
          <w:vertAlign w:val="superscript"/>
        </w:rPr>
        <w:t>st</w:t>
      </w:r>
      <w:r w:rsidR="00762672">
        <w:rPr>
          <w:rFonts w:ascii="Times New Roman" w:eastAsia="Times New Roman" w:hAnsi="Times New Roman" w:cs="Times New Roman"/>
          <w:sz w:val="24"/>
          <w:szCs w:val="24"/>
        </w:rPr>
        <w:t xml:space="preserve"> (growing season) by CANUE </w:t>
      </w:r>
      <w:r w:rsidR="0075442F">
        <w:rPr>
          <w:rFonts w:ascii="Times New Roman" w:eastAsia="Times New Roman" w:hAnsi="Times New Roman" w:cs="Times New Roman"/>
          <w:sz w:val="24"/>
          <w:szCs w:val="24"/>
        </w:rPr>
        <w:t>in 500m and 1000m circular buffers around each</w:t>
      </w:r>
      <w:r w:rsidR="00762672">
        <w:rPr>
          <w:rFonts w:ascii="Times New Roman" w:eastAsia="Times New Roman" w:hAnsi="Times New Roman" w:cs="Times New Roman"/>
          <w:sz w:val="24"/>
          <w:szCs w:val="24"/>
        </w:rPr>
        <w:t xml:space="preserve"> postal code </w:t>
      </w:r>
      <w:r w:rsidR="0075442F">
        <w:rPr>
          <w:rFonts w:ascii="Times New Roman" w:eastAsia="Times New Roman" w:hAnsi="Times New Roman" w:cs="Times New Roman"/>
          <w:sz w:val="24"/>
          <w:szCs w:val="24"/>
        </w:rPr>
        <w:t>centroid</w:t>
      </w:r>
      <w:r w:rsidR="00762672">
        <w:rPr>
          <w:rFonts w:ascii="Times New Roman" w:eastAsia="Times New Roman" w:hAnsi="Times New Roman" w:cs="Times New Roman"/>
          <w:sz w:val="24"/>
          <w:szCs w:val="24"/>
        </w:rPr>
        <w:t xml:space="preserve"> in Canada.</w:t>
      </w:r>
      <w:r w:rsidR="00917E85">
        <w:rPr>
          <w:rFonts w:ascii="Times New Roman" w:eastAsia="Times New Roman" w:hAnsi="Times New Roman" w:cs="Times New Roman"/>
          <w:sz w:val="24"/>
          <w:szCs w:val="24"/>
        </w:rPr>
        <w:t xml:space="preserve"> </w:t>
      </w:r>
      <w:r w:rsidR="0075442F" w:rsidRPr="0075442F">
        <w:rPr>
          <w:rFonts w:ascii="Times New Roman" w:hAnsi="Times New Roman" w:cs="Times New Roman"/>
          <w:sz w:val="24"/>
          <w:szCs w:val="24"/>
        </w:rPr>
        <w:t xml:space="preserve">We assigned greenness values based on the closest years of greenness data available (i.e., a two-year mean, corresponding to, or closest to, the two years of the survey cycle). </w:t>
      </w:r>
      <w:r w:rsidR="00B24B45">
        <w:rPr>
          <w:rFonts w:ascii="Times New Roman" w:eastAsia="Times New Roman" w:hAnsi="Times New Roman" w:cs="Times New Roman"/>
          <w:sz w:val="24"/>
          <w:szCs w:val="24"/>
        </w:rPr>
        <w:t>To calculate the influence of access to green space, we calculate</w:t>
      </w:r>
      <w:r w:rsidR="00441293">
        <w:rPr>
          <w:rFonts w:ascii="Times New Roman" w:eastAsia="Times New Roman" w:hAnsi="Times New Roman" w:cs="Times New Roman"/>
          <w:sz w:val="24"/>
          <w:szCs w:val="24"/>
        </w:rPr>
        <w:t>d</w:t>
      </w:r>
      <w:r w:rsidR="00B24B45">
        <w:rPr>
          <w:rFonts w:ascii="Times New Roman" w:eastAsia="Times New Roman" w:hAnsi="Times New Roman" w:cs="Times New Roman"/>
          <w:sz w:val="24"/>
          <w:szCs w:val="24"/>
        </w:rPr>
        <w:t xml:space="preserve"> the percentage of and mean distance </w:t>
      </w:r>
      <w:r w:rsidR="00B24B45" w:rsidRPr="00917E85">
        <w:rPr>
          <w:rFonts w:ascii="Times New Roman" w:eastAsia="Times New Roman" w:hAnsi="Times New Roman" w:cs="Times New Roman"/>
          <w:sz w:val="24"/>
          <w:szCs w:val="24"/>
        </w:rPr>
        <w:t>to</w:t>
      </w:r>
      <w:ins w:id="137" w:author="Prince Ware, Stephanie (PHAC/ASPC)" w:date="2023-05-09T13:57:00Z">
        <w:r w:rsidR="00901E18">
          <w:rPr>
            <w:rFonts w:ascii="Times New Roman" w:eastAsia="Times New Roman" w:hAnsi="Times New Roman" w:cs="Times New Roman"/>
            <w:sz w:val="24"/>
            <w:szCs w:val="24"/>
          </w:rPr>
          <w:t xml:space="preserve"> the</w:t>
        </w:r>
      </w:ins>
      <w:r w:rsidR="00B24B45" w:rsidRPr="00917E85">
        <w:rPr>
          <w:rFonts w:ascii="Times New Roman" w:eastAsia="Times New Roman" w:hAnsi="Times New Roman" w:cs="Times New Roman"/>
          <w:sz w:val="24"/>
          <w:szCs w:val="24"/>
        </w:rPr>
        <w:t xml:space="preserve"> nearest green space (comprising all vegetated land use classes), and the </w:t>
      </w:r>
      <w:r w:rsidR="00B24B45" w:rsidRPr="00917E85">
        <w:rPr>
          <w:rFonts w:ascii="Times New Roman" w:eastAsia="Times New Roman" w:hAnsi="Times New Roman" w:cs="Times New Roman"/>
          <w:sz w:val="24"/>
          <w:szCs w:val="24"/>
        </w:rPr>
        <w:lastRenderedPageBreak/>
        <w:t>percentage of and mean distance to</w:t>
      </w:r>
      <w:ins w:id="138" w:author="Prince Ware, Stephanie (PHAC/ASPC)" w:date="2023-05-09T13:58:00Z">
        <w:r w:rsidR="00901E18">
          <w:rPr>
            <w:rFonts w:ascii="Times New Roman" w:eastAsia="Times New Roman" w:hAnsi="Times New Roman" w:cs="Times New Roman"/>
            <w:sz w:val="24"/>
            <w:szCs w:val="24"/>
          </w:rPr>
          <w:t xml:space="preserve"> the</w:t>
        </w:r>
      </w:ins>
      <w:r w:rsidR="00B24B45" w:rsidRPr="00917E85">
        <w:rPr>
          <w:rFonts w:ascii="Times New Roman" w:eastAsia="Times New Roman" w:hAnsi="Times New Roman" w:cs="Times New Roman"/>
          <w:sz w:val="24"/>
          <w:szCs w:val="24"/>
        </w:rPr>
        <w:t xml:space="preserve"> nearest blue space (all water classes</w:t>
      </w:r>
      <w:r w:rsidR="004C4365">
        <w:rPr>
          <w:rFonts w:ascii="Times New Roman" w:eastAsia="Times New Roman" w:hAnsi="Times New Roman" w:cs="Times New Roman"/>
          <w:sz w:val="24"/>
          <w:szCs w:val="24"/>
        </w:rPr>
        <w:t>, including wetlands</w:t>
      </w:r>
      <w:r w:rsidR="00B24B45" w:rsidRPr="00917E85">
        <w:rPr>
          <w:rFonts w:ascii="Times New Roman" w:eastAsia="Times New Roman" w:hAnsi="Times New Roman" w:cs="Times New Roman"/>
          <w:sz w:val="24"/>
          <w:szCs w:val="24"/>
        </w:rPr>
        <w:t xml:space="preserve">), from the North American Land Change Monitoring System at 30m from </w:t>
      </w:r>
      <w:commentRangeStart w:id="139"/>
      <w:commentRangeStart w:id="140"/>
      <w:r w:rsidR="00B24B45" w:rsidRPr="00917E85">
        <w:rPr>
          <w:rFonts w:ascii="Times New Roman" w:eastAsia="Times New Roman" w:hAnsi="Times New Roman" w:cs="Times New Roman"/>
          <w:sz w:val="24"/>
          <w:szCs w:val="24"/>
        </w:rPr>
        <w:t xml:space="preserve">Landsat imagery. </w:t>
      </w:r>
      <w:commentRangeEnd w:id="139"/>
      <w:r w:rsidR="00901E18">
        <w:rPr>
          <w:rStyle w:val="CommentReference"/>
        </w:rPr>
        <w:commentReference w:id="139"/>
      </w:r>
      <w:commentRangeEnd w:id="140"/>
      <w:r w:rsidR="009F525A">
        <w:rPr>
          <w:rStyle w:val="CommentReference"/>
        </w:rPr>
        <w:commentReference w:id="140"/>
      </w:r>
      <w:r w:rsidR="00C07BAD">
        <w:rPr>
          <w:rFonts w:ascii="Times New Roman" w:eastAsia="Times New Roman" w:hAnsi="Times New Roman" w:cs="Times New Roman"/>
          <w:sz w:val="24"/>
          <w:szCs w:val="24"/>
        </w:rPr>
        <w:t>NDVI values of NA were assumed to take a value of 0, as they likely pertained to cells that could not contain green space (</w:t>
      </w:r>
      <w:del w:id="141" w:author="Prince Ware, Stephanie (PHAC/ASPC)" w:date="2023-05-09T13:58:00Z">
        <w:r w:rsidR="00C07BAD" w:rsidDel="00901E18">
          <w:rPr>
            <w:rFonts w:ascii="Times New Roman" w:eastAsia="Times New Roman" w:hAnsi="Times New Roman" w:cs="Times New Roman"/>
            <w:sz w:val="24"/>
            <w:szCs w:val="24"/>
          </w:rPr>
          <w:delText>e.g.</w:delText>
        </w:r>
      </w:del>
      <w:ins w:id="142" w:author="Prince Ware, Stephanie (PHAC/ASPC)" w:date="2023-05-09T13:58:00Z">
        <w:r w:rsidR="00901E18">
          <w:rPr>
            <w:rFonts w:ascii="Times New Roman" w:eastAsia="Times New Roman" w:hAnsi="Times New Roman" w:cs="Times New Roman"/>
            <w:sz w:val="24"/>
            <w:szCs w:val="24"/>
          </w:rPr>
          <w:t>e.g.,</w:t>
        </w:r>
      </w:ins>
      <w:r w:rsidR="00C07BAD">
        <w:rPr>
          <w:rFonts w:ascii="Times New Roman" w:eastAsia="Times New Roman" w:hAnsi="Times New Roman" w:cs="Times New Roman"/>
          <w:sz w:val="24"/>
          <w:szCs w:val="24"/>
        </w:rPr>
        <w:t xml:space="preserve"> water).</w:t>
      </w:r>
    </w:p>
    <w:p w14:paraId="677B35BB" w14:textId="2A68A387" w:rsidR="00721722" w:rsidRPr="00901E18" w:rsidRDefault="00721722" w:rsidP="00721722">
      <w:pPr>
        <w:spacing w:after="160" w:line="256" w:lineRule="auto"/>
        <w:rPr>
          <w:ins w:id="143" w:author="Prince Ware, Stephanie (PHAC/ASPC)" w:date="2023-05-09T13:44:00Z"/>
          <w:rFonts w:ascii="Times New Roman" w:eastAsia="Times New Roman" w:hAnsi="Times New Roman" w:cs="Times New Roman"/>
          <w:b/>
          <w:bCs/>
          <w:i/>
          <w:iCs/>
          <w:sz w:val="24"/>
          <w:szCs w:val="24"/>
        </w:rPr>
      </w:pPr>
      <w:ins w:id="144" w:author="Prince Ware, Stephanie (PHAC/ASPC)" w:date="2023-05-09T13:44:00Z">
        <w:r w:rsidRPr="00901E18">
          <w:rPr>
            <w:rFonts w:ascii="Times New Roman" w:eastAsia="Times New Roman" w:hAnsi="Times New Roman" w:cs="Times New Roman"/>
            <w:b/>
            <w:bCs/>
            <w:i/>
            <w:iCs/>
            <w:sz w:val="24"/>
            <w:szCs w:val="24"/>
          </w:rPr>
          <w:t>Covariates</w:t>
        </w:r>
      </w:ins>
    </w:p>
    <w:p w14:paraId="37B8F6F2" w14:textId="77777777" w:rsidR="00901E18" w:rsidRDefault="00D22C04" w:rsidP="00901E18">
      <w:pPr>
        <w:spacing w:after="160" w:line="256" w:lineRule="auto"/>
        <w:rPr>
          <w:ins w:id="145" w:author="Prince Ware, Stephanie (PHAC/ASPC)" w:date="2023-05-09T13:59:00Z"/>
          <w:rFonts w:ascii="Times New Roman" w:eastAsia="Times New Roman" w:hAnsi="Times New Roman" w:cs="Times New Roman"/>
          <w:sz w:val="24"/>
          <w:szCs w:val="24"/>
        </w:rPr>
      </w:pPr>
      <w:r w:rsidRPr="00917E85">
        <w:rPr>
          <w:rFonts w:ascii="Times New Roman" w:eastAsia="Times New Roman" w:hAnsi="Times New Roman" w:cs="Times New Roman"/>
          <w:sz w:val="24"/>
          <w:szCs w:val="24"/>
        </w:rPr>
        <w:t xml:space="preserve">Health </w:t>
      </w:r>
      <w:proofErr w:type="spellStart"/>
      <w:r w:rsidRPr="00917E85">
        <w:rPr>
          <w:rFonts w:ascii="Times New Roman" w:eastAsia="Times New Roman" w:hAnsi="Times New Roman" w:cs="Times New Roman"/>
          <w:sz w:val="24"/>
          <w:szCs w:val="24"/>
        </w:rPr>
        <w:t>behaviours</w:t>
      </w:r>
      <w:proofErr w:type="spellEnd"/>
      <w:r w:rsidRPr="00917E85">
        <w:rPr>
          <w:rFonts w:ascii="Times New Roman" w:eastAsia="Times New Roman" w:hAnsi="Times New Roman" w:cs="Times New Roman"/>
          <w:sz w:val="24"/>
          <w:szCs w:val="24"/>
        </w:rPr>
        <w:t xml:space="preserve"> and contextual variables</w:t>
      </w:r>
    </w:p>
    <w:p w14:paraId="69D663A9" w14:textId="0B66B1EA" w:rsidR="00917E85" w:rsidRPr="00917E85" w:rsidRDefault="00D22C04" w:rsidP="00026C90">
      <w:pPr>
        <w:spacing w:after="160" w:line="256" w:lineRule="auto"/>
        <w:rPr>
          <w:rFonts w:ascii="Times New Roman" w:eastAsia="Times New Roman" w:hAnsi="Times New Roman" w:cs="Times New Roman"/>
          <w:sz w:val="24"/>
          <w:szCs w:val="24"/>
        </w:rPr>
      </w:pPr>
      <w:del w:id="146" w:author="Prince Ware, Stephanie (PHAC/ASPC)" w:date="2023-05-09T13:59:00Z">
        <w:r w:rsidRPr="00917E85" w:rsidDel="00901E18">
          <w:rPr>
            <w:rFonts w:ascii="Times New Roman" w:eastAsia="Times New Roman" w:hAnsi="Times New Roman" w:cs="Times New Roman"/>
            <w:sz w:val="24"/>
            <w:szCs w:val="24"/>
          </w:rPr>
          <w:delText xml:space="preserve">: </w:delText>
        </w:r>
      </w:del>
      <w:r w:rsidRPr="00917E85">
        <w:rPr>
          <w:rFonts w:ascii="Times New Roman" w:eastAsia="Times New Roman" w:hAnsi="Times New Roman" w:cs="Times New Roman"/>
          <w:sz w:val="24"/>
          <w:szCs w:val="24"/>
        </w:rPr>
        <w:t xml:space="preserve">We analyzed other characteristics of survey participants </w:t>
      </w:r>
      <w:r w:rsidR="00917E85" w:rsidRPr="00917E85">
        <w:rPr>
          <w:rFonts w:ascii="Times New Roman" w:eastAsia="Times New Roman" w:hAnsi="Times New Roman" w:cs="Times New Roman"/>
          <w:sz w:val="24"/>
          <w:szCs w:val="24"/>
        </w:rPr>
        <w:t>collected using the CCHS questionnaire known to</w:t>
      </w:r>
      <w:r w:rsidRPr="00917E85">
        <w:rPr>
          <w:rFonts w:ascii="Times New Roman" w:eastAsia="Times New Roman" w:hAnsi="Times New Roman" w:cs="Times New Roman"/>
          <w:sz w:val="24"/>
          <w:szCs w:val="24"/>
        </w:rPr>
        <w:t xml:space="preserve"> affect mental health. </w:t>
      </w:r>
      <w:r w:rsidR="00917E85" w:rsidRPr="00917E85">
        <w:rPr>
          <w:rFonts w:ascii="Times New Roman" w:eastAsia="Times New Roman" w:hAnsi="Times New Roman" w:cs="Times New Roman"/>
          <w:sz w:val="24"/>
          <w:szCs w:val="24"/>
        </w:rPr>
        <w:t>This included socio-demographic characteristics: age, sex, marital status, employment</w:t>
      </w:r>
      <w:r w:rsidR="00917E85">
        <w:rPr>
          <w:rFonts w:ascii="Times New Roman" w:eastAsia="Times New Roman" w:hAnsi="Times New Roman" w:cs="Times New Roman"/>
          <w:sz w:val="24"/>
          <w:szCs w:val="24"/>
        </w:rPr>
        <w:t>,</w:t>
      </w:r>
      <w:r w:rsidR="00917E85" w:rsidRPr="00917E85">
        <w:rPr>
          <w:rFonts w:ascii="Times New Roman" w:eastAsia="Times New Roman" w:hAnsi="Times New Roman" w:cs="Times New Roman"/>
          <w:sz w:val="24"/>
          <w:szCs w:val="24"/>
        </w:rPr>
        <w:t xml:space="preserve"> total household income</w:t>
      </w:r>
      <w:r w:rsidR="0038086C">
        <w:rPr>
          <w:rFonts w:ascii="Times New Roman" w:eastAsia="Times New Roman" w:hAnsi="Times New Roman" w:cs="Times New Roman"/>
          <w:sz w:val="24"/>
          <w:szCs w:val="24"/>
        </w:rPr>
        <w:t xml:space="preserve"> (ordinal classes treated as a continuous variable)</w:t>
      </w:r>
      <w:r w:rsidR="00917E85" w:rsidRPr="00917E85">
        <w:rPr>
          <w:rFonts w:ascii="Times New Roman" w:eastAsia="Times New Roman" w:hAnsi="Times New Roman" w:cs="Times New Roman"/>
          <w:sz w:val="24"/>
          <w:szCs w:val="24"/>
        </w:rPr>
        <w:t>, highest level of education attained</w:t>
      </w:r>
      <w:r w:rsidR="0038086C">
        <w:rPr>
          <w:rFonts w:ascii="Times New Roman" w:eastAsia="Times New Roman" w:hAnsi="Times New Roman" w:cs="Times New Roman"/>
          <w:sz w:val="24"/>
          <w:szCs w:val="24"/>
        </w:rPr>
        <w:t xml:space="preserve"> (treated as a categorical variable)</w:t>
      </w:r>
      <w:r w:rsidR="00917E85" w:rsidRPr="00917E85">
        <w:rPr>
          <w:rFonts w:ascii="Times New Roman" w:eastAsia="Times New Roman" w:hAnsi="Times New Roman" w:cs="Times New Roman"/>
          <w:sz w:val="24"/>
          <w:szCs w:val="24"/>
        </w:rPr>
        <w:t xml:space="preserve">, </w:t>
      </w:r>
      <w:r w:rsidR="00917E85">
        <w:rPr>
          <w:rFonts w:ascii="Times New Roman" w:eastAsia="Times New Roman" w:hAnsi="Times New Roman" w:cs="Times New Roman"/>
          <w:sz w:val="24"/>
          <w:szCs w:val="24"/>
        </w:rPr>
        <w:t xml:space="preserve">and </w:t>
      </w:r>
      <w:commentRangeStart w:id="147"/>
      <w:commentRangeStart w:id="148"/>
      <w:r w:rsidR="00002C24">
        <w:rPr>
          <w:rFonts w:ascii="Times New Roman" w:eastAsia="Times New Roman" w:hAnsi="Times New Roman" w:cs="Times New Roman"/>
          <w:sz w:val="24"/>
          <w:szCs w:val="24"/>
        </w:rPr>
        <w:t xml:space="preserve">binary </w:t>
      </w:r>
      <w:r w:rsidR="00917E85" w:rsidRPr="00917E85">
        <w:rPr>
          <w:rFonts w:ascii="Times New Roman" w:eastAsia="Times New Roman" w:hAnsi="Times New Roman" w:cs="Times New Roman"/>
          <w:sz w:val="24"/>
          <w:szCs w:val="24"/>
        </w:rPr>
        <w:t>ethnicity (</w:t>
      </w:r>
      <w:r w:rsidR="00002C24">
        <w:rPr>
          <w:rFonts w:ascii="Times New Roman" w:eastAsia="Times New Roman" w:hAnsi="Times New Roman" w:cs="Times New Roman"/>
          <w:sz w:val="24"/>
          <w:szCs w:val="24"/>
        </w:rPr>
        <w:t>white</w:t>
      </w:r>
      <w:r w:rsidR="00917E85" w:rsidRPr="00917E85">
        <w:rPr>
          <w:rFonts w:ascii="Times New Roman" w:eastAsia="Times New Roman" w:hAnsi="Times New Roman" w:cs="Times New Roman"/>
          <w:sz w:val="24"/>
          <w:szCs w:val="24"/>
        </w:rPr>
        <w:t xml:space="preserve">, </w:t>
      </w:r>
      <w:r w:rsidR="00002C24">
        <w:rPr>
          <w:rFonts w:ascii="Times New Roman" w:eastAsia="Times New Roman" w:hAnsi="Times New Roman" w:cs="Times New Roman"/>
          <w:sz w:val="24"/>
          <w:szCs w:val="24"/>
        </w:rPr>
        <w:t>non-white</w:t>
      </w:r>
      <w:commentRangeEnd w:id="147"/>
      <w:r w:rsidR="00901E18">
        <w:rPr>
          <w:rStyle w:val="CommentReference"/>
        </w:rPr>
        <w:commentReference w:id="147"/>
      </w:r>
      <w:commentRangeEnd w:id="148"/>
      <w:r w:rsidR="002124CF">
        <w:rPr>
          <w:rStyle w:val="CommentReference"/>
        </w:rPr>
        <w:commentReference w:id="148"/>
      </w:r>
      <w:ins w:id="149" w:author="Emma Hudgins" w:date="2023-06-08T12:40:00Z">
        <w:r w:rsidR="009F525A">
          <w:rPr>
            <w:rFonts w:ascii="Times New Roman" w:eastAsia="Times New Roman" w:hAnsi="Times New Roman" w:cs="Times New Roman"/>
            <w:sz w:val="24"/>
            <w:szCs w:val="24"/>
          </w:rPr>
          <w:t xml:space="preserve">, derived from the more complex </w:t>
        </w:r>
      </w:ins>
      <w:ins w:id="150" w:author="Emma Hudgins" w:date="2023-06-08T12:41:00Z">
        <w:r w:rsidR="002124CF">
          <w:rPr>
            <w:rFonts w:ascii="Times New Roman" w:eastAsia="Times New Roman" w:hAnsi="Times New Roman" w:cs="Times New Roman"/>
            <w:sz w:val="24"/>
            <w:szCs w:val="24"/>
          </w:rPr>
          <w:t>Cultural</w:t>
        </w:r>
      </w:ins>
      <w:ins w:id="151" w:author="Emma Hudgins" w:date="2023-06-08T12:44:00Z">
        <w:r w:rsidR="002124CF">
          <w:rPr>
            <w:rFonts w:ascii="Times New Roman" w:eastAsia="Times New Roman" w:hAnsi="Times New Roman" w:cs="Times New Roman"/>
            <w:sz w:val="24"/>
            <w:szCs w:val="24"/>
          </w:rPr>
          <w:t>/Racial Background</w:t>
        </w:r>
      </w:ins>
      <w:ins w:id="152" w:author="Emma Hudgins" w:date="2023-06-08T12:40:00Z">
        <w:r w:rsidR="009F525A">
          <w:rPr>
            <w:rFonts w:ascii="Times New Roman" w:eastAsia="Times New Roman" w:hAnsi="Times New Roman" w:cs="Times New Roman"/>
            <w:sz w:val="24"/>
            <w:szCs w:val="24"/>
          </w:rPr>
          <w:t xml:space="preserve"> variable within </w:t>
        </w:r>
      </w:ins>
      <w:ins w:id="153" w:author="Emma Hudgins" w:date="2023-06-08T12:44:00Z">
        <w:r w:rsidR="002124CF">
          <w:rPr>
            <w:rFonts w:ascii="Times New Roman" w:eastAsia="Times New Roman" w:hAnsi="Times New Roman" w:cs="Times New Roman"/>
            <w:sz w:val="24"/>
            <w:szCs w:val="24"/>
          </w:rPr>
          <w:t xml:space="preserve">the </w:t>
        </w:r>
      </w:ins>
      <w:ins w:id="154" w:author="Emma Hudgins" w:date="2023-06-08T12:40:00Z">
        <w:r w:rsidR="009F525A">
          <w:rPr>
            <w:rFonts w:ascii="Times New Roman" w:eastAsia="Times New Roman" w:hAnsi="Times New Roman" w:cs="Times New Roman"/>
            <w:sz w:val="24"/>
            <w:szCs w:val="24"/>
          </w:rPr>
          <w:t>CCHS</w:t>
        </w:r>
      </w:ins>
      <w:r w:rsidR="00917E85">
        <w:rPr>
          <w:rFonts w:ascii="Times New Roman" w:eastAsia="Times New Roman" w:hAnsi="Times New Roman" w:cs="Times New Roman"/>
          <w:sz w:val="24"/>
          <w:szCs w:val="24"/>
        </w:rPr>
        <w:t>)</w:t>
      </w:r>
      <w:r w:rsidR="00917E85" w:rsidRPr="00917E85">
        <w:rPr>
          <w:rFonts w:ascii="Times New Roman" w:eastAsia="Times New Roman" w:hAnsi="Times New Roman" w:cs="Times New Roman"/>
          <w:sz w:val="24"/>
          <w:szCs w:val="24"/>
        </w:rPr>
        <w:t xml:space="preserve">. </w:t>
      </w:r>
      <w:r w:rsidRPr="00917E85">
        <w:rPr>
          <w:rFonts w:ascii="Times New Roman" w:eastAsia="Times New Roman" w:hAnsi="Times New Roman" w:cs="Times New Roman"/>
          <w:sz w:val="24"/>
          <w:szCs w:val="24"/>
        </w:rPr>
        <w:t xml:space="preserve">We included relevant health </w:t>
      </w:r>
      <w:proofErr w:type="spellStart"/>
      <w:r w:rsidRPr="00917E85">
        <w:rPr>
          <w:rFonts w:ascii="Times New Roman" w:eastAsia="Times New Roman" w:hAnsi="Times New Roman" w:cs="Times New Roman"/>
          <w:sz w:val="24"/>
          <w:szCs w:val="24"/>
        </w:rPr>
        <w:t>behaviours</w:t>
      </w:r>
      <w:proofErr w:type="spellEnd"/>
      <w:r w:rsidRPr="00917E85">
        <w:rPr>
          <w:rFonts w:ascii="Times New Roman" w:eastAsia="Times New Roman" w:hAnsi="Times New Roman" w:cs="Times New Roman"/>
          <w:sz w:val="24"/>
          <w:szCs w:val="24"/>
        </w:rPr>
        <w:t xml:space="preserve"> from the CCHS questionnaire known to affect mental health (Fig. 1): total daily fruit and vegetable servings </w:t>
      </w:r>
      <w:commentRangeStart w:id="155"/>
      <w:commentRangeStart w:id="156"/>
      <w:commentRangeStart w:id="157"/>
      <w:commentRangeStart w:id="158"/>
      <w:r w:rsidRPr="00917E85">
        <w:rPr>
          <w:rFonts w:ascii="Times New Roman" w:eastAsia="Times New Roman" w:hAnsi="Times New Roman" w:cs="Times New Roman"/>
          <w:sz w:val="24"/>
          <w:szCs w:val="24"/>
        </w:rPr>
        <w:t>consumed</w:t>
      </w:r>
      <w:commentRangeEnd w:id="155"/>
      <w:r w:rsidRPr="00917E85">
        <w:rPr>
          <w:rStyle w:val="CommentReference"/>
          <w:rFonts w:ascii="Times New Roman" w:hAnsi="Times New Roman" w:cs="Times New Roman"/>
          <w:sz w:val="24"/>
          <w:szCs w:val="24"/>
        </w:rPr>
        <w:commentReference w:id="155"/>
      </w:r>
      <w:commentRangeEnd w:id="156"/>
      <w:r w:rsidRPr="00917E85">
        <w:rPr>
          <w:rStyle w:val="CommentReference"/>
          <w:rFonts w:ascii="Times New Roman" w:hAnsi="Times New Roman" w:cs="Times New Roman"/>
          <w:sz w:val="24"/>
          <w:szCs w:val="24"/>
        </w:rPr>
        <w:commentReference w:id="156"/>
      </w:r>
      <w:commentRangeEnd w:id="157"/>
      <w:r w:rsidR="00917E85" w:rsidRPr="00917E85">
        <w:rPr>
          <w:rStyle w:val="CommentReference"/>
          <w:rFonts w:ascii="Times New Roman" w:hAnsi="Times New Roman" w:cs="Times New Roman"/>
          <w:sz w:val="24"/>
          <w:szCs w:val="24"/>
        </w:rPr>
        <w:commentReference w:id="157"/>
      </w:r>
      <w:commentRangeEnd w:id="158"/>
      <w:r w:rsidR="00901E18">
        <w:rPr>
          <w:rStyle w:val="CommentReference"/>
        </w:rPr>
        <w:commentReference w:id="158"/>
      </w:r>
      <w:r w:rsidRPr="00917E85">
        <w:rPr>
          <w:rFonts w:ascii="Times New Roman" w:eastAsia="Times New Roman" w:hAnsi="Times New Roman" w:cs="Times New Roman"/>
          <w:sz w:val="24"/>
          <w:szCs w:val="24"/>
        </w:rPr>
        <w:t xml:space="preserve"> per day </w:t>
      </w:r>
      <w:r w:rsidRPr="00917E85">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&lt;EndNote&gt;&lt;Cite&gt;&lt;Author&gt;Owen&lt;/Author&gt;&lt;Year&gt;2017&lt;/Year&gt;&lt;RecNum&gt;4852&lt;/RecNum&gt;&lt;DisplayText&gt;(60)&lt;/DisplayText&gt;&lt;record&gt;&lt;rec-number&gt;4852&lt;/rec-number&gt;&lt;foreign-keys&gt;&lt;key app="EN" db-id="0tx92atzmzfz91ee2f5xfzeiwz5vpr2zdzzv" timestamp="1670507681"&gt;4852&lt;/key&gt;&lt;/foreign-keys&gt;&lt;ref-type name="Journal Article"&gt;17&lt;/ref-type&gt;&lt;contributors&gt;&lt;authors&gt;&lt;author&gt;Owen, Lauren&lt;/author&gt;&lt;author&gt;Corfe, Bernard&lt;/author&gt;&lt;/authors&gt;&lt;/contributors&gt;&lt;titles&gt;&lt;title&gt;The role of diet and nutrition on mental health and wellbeing&lt;/title&gt;&lt;secondary-title&gt;Proceedings of the Nutrition Society&lt;/secondary-title&gt;&lt;/titles&gt;&lt;periodical&gt;&lt;full-title&gt;Proceedings of the Nutrition Society&lt;/full-title&gt;&lt;/periodical&gt;&lt;pages&gt;425-426&lt;/pages&gt;&lt;volume&gt;76&lt;/volume&gt;&lt;number&gt;4&lt;/number&gt;&lt;edition&gt;07/14&lt;/edition&gt;&lt;keywords&gt;&lt;keyword&gt;Diet&lt;/keyword&gt;&lt;keyword&gt;Nutrition&lt;/keyword&gt;&lt;keyword&gt;Mental health&lt;/keyword&gt;&lt;keyword&gt;Cognition&lt;/keyword&gt;&lt;keyword&gt;Wellbeing&lt;/keyword&gt;&lt;/keywords&gt;&lt;dates&gt;&lt;year&gt;2017&lt;/year&gt;&lt;/dates&gt;&lt;publisher&gt;Cambridge University Press&lt;/publisher&gt;&lt;isbn&gt;0029-6651&lt;/isbn&gt;&lt;urls&gt;&lt;related-urls&gt;&lt;url&gt;https://www.cambridge.org/core/article/role-of-diet-and-nutrition-on-mental-health-and-wellbeing/372284768DB78DB02EB199E277AABF79&lt;/url&gt;&lt;/related-urls&gt;&lt;/urls&gt;&lt;electronic-resource-num&gt;10.1017/S0029665117001057&lt;/electronic-resource-num&gt;&lt;remote-database-name&gt;Cambridge Core&lt;/remote-database-name&gt;&lt;remote-database-provider&gt;Cambridge University Press&lt;/remote-database-provider&gt;&lt;/record&gt;&lt;/Cite&gt;&lt;/EndNote&gt;</w:instrText>
      </w:r>
      <w:r w:rsidRPr="00917E85">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(60)</w:t>
      </w:r>
      <w:r w:rsidRPr="00917E85">
        <w:rPr>
          <w:rFonts w:ascii="Times New Roman" w:eastAsia="Times New Roman" w:hAnsi="Times New Roman" w:cs="Times New Roman"/>
          <w:sz w:val="24"/>
          <w:szCs w:val="24"/>
        </w:rPr>
        <w:fldChar w:fldCharType="end"/>
      </w:r>
      <w:r w:rsidRPr="00917E85">
        <w:rPr>
          <w:rFonts w:ascii="Times New Roman" w:eastAsia="Times New Roman" w:hAnsi="Times New Roman" w:cs="Times New Roman"/>
          <w:sz w:val="24"/>
          <w:szCs w:val="24"/>
        </w:rPr>
        <w:t xml:space="preserve">, type of smoker </w:t>
      </w:r>
      <w:r w:rsidRPr="00917E85">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&lt;EndNote&gt;&lt;Cite&gt;&lt;Author&gt;Plurphanswat&lt;/Author&gt;&lt;Year&gt;2017&lt;/Year&gt;&lt;RecNum&gt;4855&lt;/RecNum&gt;&lt;Prefix&gt;every day`, occasionally`, or not at all`; &lt;/Prefix&gt;&lt;DisplayText&gt;(every day, occasionally, or not at all; 61)&lt;/DisplayText&gt;&lt;record&gt;&lt;rec-number&gt;4855&lt;/rec-number&gt;&lt;foreign-keys&gt;&lt;key app="EN" db-id="0tx92atzmzfz91ee2f5xfzeiwz5vpr2zdzzv" timestamp="1670511691"&gt;4855&lt;/key&gt;&lt;/foreign-keys&gt;&lt;ref-type name="Journal Article"&gt;17&lt;/ref-type&gt;&lt;contributors&gt;&lt;authors&gt;&lt;author&gt;Plurphanswat, Nantaporn&lt;/author&gt;&lt;author&gt;Kaestner, Robert&lt;/author&gt;&lt;author&gt;Rodu, Brad&lt;/author&gt;&lt;/authors&gt;&lt;/contributors&gt;&lt;titles&gt;&lt;title&gt;The Effect of Smoking on Mental Health&lt;/title&gt;&lt;secondary-title&gt;American Journal of Health Behavior&lt;/secondary-title&gt;&lt;/titles&gt;&lt;periodical&gt;&lt;full-title&gt;American Journal of Health Behavior&lt;/full-title&gt;&lt;/periodical&gt;&lt;pages&gt;471-483&lt;/pages&gt;&lt;volume&gt;41&lt;/volume&gt;&lt;number&gt;4&lt;/number&gt;&lt;keywords&gt;&lt;keyword&gt;SMOKING&lt;/keyword&gt;&lt;keyword&gt;MENTAL HEALTH&lt;/keyword&gt;&lt;keyword&gt;CIGARETTE EXCISE TAX&lt;/keyword&gt;&lt;/keywords&gt;&lt;dates&gt;&lt;year&gt;2017&lt;/year&gt;&lt;pub-dates&gt;&lt;date&gt;//&lt;/date&gt;&lt;/pub-dates&gt;&lt;/dates&gt;&lt;urls&gt;&lt;related-urls&gt;&lt;url&gt;https://www.ingentaconnect.com/content/png/ajhb/2017/00000041/00000004/art00012&lt;/url&gt;&lt;url&gt;https://doi.org/10.5993/AJHB.41.4.12&lt;/url&gt;&lt;/related-urls&gt;&lt;/urls&gt;&lt;electronic-resource-num&gt;10.5993/AJHB.41.4.12&lt;/electronic-resource-num&gt;&lt;/record&gt;&lt;/Cite&gt;&lt;/EndNote&gt;</w:instrText>
      </w:r>
      <w:r w:rsidRPr="00917E85">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(every day, occasionally, or not at all; 61)</w:t>
      </w:r>
      <w:r w:rsidRPr="00917E85">
        <w:rPr>
          <w:rFonts w:ascii="Times New Roman" w:eastAsia="Times New Roman" w:hAnsi="Times New Roman" w:cs="Times New Roman"/>
          <w:sz w:val="24"/>
          <w:szCs w:val="24"/>
        </w:rPr>
        <w:fldChar w:fldCharType="end"/>
      </w:r>
      <w:r w:rsidRPr="00917E85">
        <w:rPr>
          <w:rFonts w:ascii="Times New Roman" w:eastAsia="Times New Roman" w:hAnsi="Times New Roman" w:cs="Times New Roman"/>
          <w:sz w:val="24"/>
          <w:szCs w:val="24"/>
        </w:rPr>
        <w:t xml:space="preserve">, </w:t>
      </w:r>
      <w:r w:rsidR="004E5DED" w:rsidRPr="00917E85">
        <w:rPr>
          <w:rFonts w:ascii="Times New Roman" w:eastAsia="Times New Roman" w:hAnsi="Times New Roman" w:cs="Times New Roman"/>
          <w:sz w:val="24"/>
          <w:szCs w:val="24"/>
        </w:rPr>
        <w:t xml:space="preserve">binary </w:t>
      </w:r>
      <w:r w:rsidRPr="00917E85">
        <w:rPr>
          <w:rFonts w:ascii="Times New Roman" w:eastAsia="Times New Roman" w:hAnsi="Times New Roman" w:cs="Times New Roman"/>
          <w:sz w:val="24"/>
          <w:szCs w:val="24"/>
        </w:rPr>
        <w:t xml:space="preserve">smoking cessation </w:t>
      </w:r>
      <w:r w:rsidRPr="00917E85">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&lt;EndNote&gt;&lt;Cite&gt;&lt;Author&gt;Taylor&lt;/Author&gt;&lt;Year&gt;2014&lt;/Year&gt;&lt;RecNum&gt;4853&lt;/RecNum&gt;&lt;DisplayText&gt;(62)&lt;/DisplayText&gt;&lt;record&gt;&lt;rec-number&gt;4853&lt;/rec-number&gt;&lt;foreign-keys&gt;&lt;key app="EN" db-id="0tx92atzmzfz91ee2f5xfzeiwz5vpr2zdzzv" timestamp="1670508327"&gt;4853&lt;/key&gt;&lt;/foreign-keys&gt;&lt;ref-type name="Journal Article"&gt;17&lt;/ref-type&gt;&lt;contributors&gt;&lt;authors&gt;&lt;author&gt;Taylor, Gemma&lt;/author&gt;&lt;author&gt;McNeill, Ann&lt;/author&gt;&lt;author&gt;Girling, Alan&lt;/author&gt;&lt;author&gt;Farley, Amanda&lt;/author&gt;&lt;author&gt;Lindson-Hawley, Nicola&lt;/author&gt;&lt;author&gt;Aveyard, Paul&lt;/author&gt;&lt;/authors&gt;&lt;/contributors&gt;&lt;titles&gt;&lt;title&gt;Change in mental health after smoking cessation: systematic review and meta-analysis&lt;/title&gt;&lt;secondary-title&gt;BMJ : British Medical Journal&lt;/secondary-title&gt;&lt;/titles&gt;&lt;periodical&gt;&lt;full-title&gt;BMJ : British Medical Journal&lt;/full-title&gt;&lt;/periodical&gt;&lt;pages&gt;g1151&lt;/pages&gt;&lt;volume&gt;348&lt;/volume&gt;&lt;dates&gt;&lt;year&gt;2014&lt;/year&gt;&lt;/dates&gt;&lt;urls&gt;&lt;related-urls&gt;&lt;url&gt;http://www.bmj.com/content/348/bmj.g1151.abstract&lt;/url&gt;&lt;/related-urls&gt;&lt;/urls&gt;&lt;electronic-resource-num&gt;10.1136/bmj.g1151&lt;/electronic-resource-num&gt;&lt;/record&gt;&lt;/Cite&gt;&lt;/EndNote&gt;</w:instrText>
      </w:r>
      <w:r w:rsidRPr="00917E85">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(62)</w:t>
      </w:r>
      <w:r w:rsidRPr="00917E85">
        <w:rPr>
          <w:rFonts w:ascii="Times New Roman" w:eastAsia="Times New Roman" w:hAnsi="Times New Roman" w:cs="Times New Roman"/>
          <w:sz w:val="24"/>
          <w:szCs w:val="24"/>
        </w:rPr>
        <w:fldChar w:fldCharType="end"/>
      </w:r>
      <w:r w:rsidR="00917E85" w:rsidRPr="00917E85">
        <w:rPr>
          <w:rFonts w:ascii="Times New Roman" w:eastAsia="Times New Roman" w:hAnsi="Times New Roman" w:cs="Times New Roman"/>
          <w:sz w:val="24"/>
          <w:szCs w:val="24"/>
        </w:rPr>
        <w:t xml:space="preserve">, </w:t>
      </w:r>
      <w:r w:rsidRPr="00917E85">
        <w:rPr>
          <w:rFonts w:ascii="Times New Roman" w:eastAsia="Times New Roman" w:hAnsi="Times New Roman" w:cs="Times New Roman"/>
          <w:sz w:val="24"/>
          <w:szCs w:val="24"/>
        </w:rPr>
        <w:t xml:space="preserve">alcohol consumption </w:t>
      </w:r>
      <w:r w:rsidRPr="00917E85">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&lt;EndNote&gt;&lt;Cite&gt;&lt;Author&gt;Bell&lt;/Author&gt;&lt;Year&gt;2014&lt;/Year&gt;&lt;RecNum&gt;4876&lt;/RecNum&gt;&lt;DisplayText&gt;(63)&lt;/DisplayText&gt;&lt;record&gt;&lt;rec-number&gt;4876&lt;/rec-number&gt;&lt;foreign-keys&gt;&lt;key app="EN" db-id="0tx92atzmzfz91ee2f5xfzeiwz5vpr2zdzzv" timestamp="1673540284"&gt;4876&lt;/key&gt;&lt;/foreign-keys&gt;&lt;ref-type name="Journal Article"&gt;17&lt;/ref-type&gt;&lt;contributors&gt;&lt;authors&gt;&lt;author&gt;Bell, Steven&lt;/author&gt;&lt;author&gt;Britton, Annie&lt;/author&gt;&lt;/authors&gt;&lt;/contributors&gt;&lt;titles&gt;&lt;title&gt;An exploration of the dynamic longitudinal relationship between mental health and alcohol consumption: a prospective cohort study&lt;/title&gt;&lt;secondary-title&gt;BMC Medicine&lt;/secondary-title&gt;&lt;/titles&gt;&lt;periodical&gt;&lt;full-title&gt;BMC Medicine&lt;/full-title&gt;&lt;/periodical&gt;&lt;pages&gt;91&lt;/pages&gt;&lt;volume&gt;12&lt;/volume&gt;&lt;number&gt;1&lt;/number&gt;&lt;dates&gt;&lt;year&gt;2014&lt;/year&gt;&lt;pub-dates&gt;&lt;date&gt;2014/06/03&lt;/date&gt;&lt;/pub-dates&gt;&lt;/dates&gt;&lt;isbn&gt;1741-7015&lt;/isbn&gt;&lt;urls&gt;&lt;related-urls&gt;&lt;url&gt;https://doi.org/10.1186/1741-7015-12-91&lt;/url&gt;&lt;/related-urls&gt;&lt;/urls&gt;&lt;electronic-resource-num&gt;10.1186/1741-7015-12-91&lt;/electronic-resource-num&gt;&lt;/record&gt;&lt;/Cite&gt;&lt;/EndNote&gt;</w:instrText>
      </w:r>
      <w:r w:rsidRPr="00917E85">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(63)</w:t>
      </w:r>
      <w:r w:rsidRPr="00917E85">
        <w:rPr>
          <w:rFonts w:ascii="Times New Roman" w:eastAsia="Times New Roman" w:hAnsi="Times New Roman" w:cs="Times New Roman"/>
          <w:sz w:val="24"/>
          <w:szCs w:val="24"/>
        </w:rPr>
        <w:fldChar w:fldCharType="end"/>
      </w:r>
      <w:r w:rsidR="00715F7D">
        <w:rPr>
          <w:rFonts w:ascii="Times New Roman" w:eastAsia="Times New Roman" w:hAnsi="Times New Roman" w:cs="Times New Roman"/>
          <w:sz w:val="24"/>
          <w:szCs w:val="24"/>
        </w:rPr>
        <w:t xml:space="preserve">, and an energy expenditure function calculated using the </w:t>
      </w:r>
      <w:proofErr w:type="spellStart"/>
      <w:r w:rsidR="0038086C">
        <w:rPr>
          <w:rFonts w:ascii="Times New Roman" w:eastAsia="Times New Roman" w:hAnsi="Times New Roman" w:cs="Times New Roman"/>
          <w:i/>
          <w:sz w:val="24"/>
          <w:szCs w:val="24"/>
        </w:rPr>
        <w:t>cchs</w:t>
      </w:r>
      <w:r w:rsidR="0038086C" w:rsidRPr="0053728F">
        <w:rPr>
          <w:rFonts w:ascii="Times New Roman" w:eastAsia="Times New Roman" w:hAnsi="Times New Roman" w:cs="Times New Roman"/>
          <w:i/>
          <w:sz w:val="24"/>
          <w:szCs w:val="24"/>
        </w:rPr>
        <w:t>flow</w:t>
      </w:r>
      <w:proofErr w:type="spellEnd"/>
      <w:r w:rsidR="0038086C">
        <w:rPr>
          <w:rFonts w:ascii="Times New Roman" w:eastAsia="Times New Roman" w:hAnsi="Times New Roman" w:cs="Times New Roman"/>
          <w:sz w:val="24"/>
          <w:szCs w:val="24"/>
        </w:rPr>
        <w:t xml:space="preserve"> </w:t>
      </w:r>
      <w:r w:rsidR="00715F7D">
        <w:rPr>
          <w:rFonts w:ascii="Times New Roman" w:eastAsia="Times New Roman" w:hAnsi="Times New Roman" w:cs="Times New Roman"/>
          <w:sz w:val="24"/>
          <w:szCs w:val="24"/>
        </w:rPr>
        <w:t xml:space="preserve">package </w:t>
      </w:r>
      <w:r w:rsidR="00715F7D">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&lt;EndNote&gt;&lt;Cite&gt;&lt;Author&gt;Manuel&lt;/Author&gt;&lt;Year&gt;2022&lt;/Year&gt;&lt;RecNum&gt;4905&lt;/RecNum&gt;&lt;DisplayText&gt;(64)&lt;/DisplayText&gt;&lt;record&gt;&lt;rec-number&gt;4905&lt;/rec-number&gt;&lt;foreign-keys&gt;&lt;key app="EN" db-id="0tx92atzmzfz91ee2f5xfzeiwz5vpr2zdzzv" timestamp="1676409599"&gt;4905&lt;/key&gt;&lt;/foreign-keys&gt;&lt;ref-type name="Journal Article"&gt;17&lt;/ref-type&gt;&lt;contributors&gt;&lt;authors&gt;&lt;author&gt;Manuel, D. &lt;/author&gt;&lt;author&gt;Yusuf, W. &lt;/author&gt;&lt;author&gt;Vyuha, R. &lt;/author&gt;&lt;author&gt;Chen, K. &lt;/author&gt;&lt;author&gt;Bennett, C.&lt;/author&gt;&lt;/authors&gt;&lt;/contributors&gt;&lt;titles&gt;&lt;title&gt;cchsflow: Transforming and Harmonizing CCHS Variables. R package version 2.1.0, &amp;lt;https://CRAN.R-project.org/package=cchsflow&amp;gt;&lt;/title&gt;&lt;/titles&gt;&lt;dates&gt;&lt;year&gt;2022&lt;/year&gt;&lt;/dates&gt;&lt;urls&gt;&lt;/urls&gt;&lt;/record&gt;&lt;/Cite&gt;&lt;/EndNote&gt;</w:instrText>
      </w:r>
      <w:r w:rsidR="00715F7D">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(64)</w:t>
      </w:r>
      <w:r w:rsidR="00715F7D">
        <w:rPr>
          <w:rFonts w:ascii="Times New Roman" w:eastAsia="Times New Roman" w:hAnsi="Times New Roman" w:cs="Times New Roman"/>
          <w:sz w:val="24"/>
          <w:szCs w:val="24"/>
        </w:rPr>
        <w:fldChar w:fldCharType="end"/>
      </w:r>
      <w:r w:rsidR="00715F7D">
        <w:rPr>
          <w:rFonts w:ascii="Times New Roman" w:eastAsia="Times New Roman" w:hAnsi="Times New Roman" w:cs="Times New Roman"/>
          <w:sz w:val="24"/>
          <w:szCs w:val="24"/>
        </w:rPr>
        <w:t xml:space="preserve"> in R statistical software version 4.1.3 </w:t>
      </w:r>
      <w:r w:rsidR="00715F7D" w:rsidRPr="00917E85">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&lt;EndNote&gt;&lt;Cite&gt;&lt;Author&gt;Alegría&lt;/Author&gt;&lt;Year&gt;2017&lt;/Year&gt;&lt;RecNum&gt;4873&lt;/RecNum&gt;&lt;Prefix&gt;different R version at the Research Data Centre`, Fig. 1`; &lt;/Prefix&gt;&lt;DisplayText&gt;(different R version at the Research Data Centre, Fig. 1; 65)&lt;/DisplayText&gt;&lt;record&gt;&lt;rec-number&gt;4873&lt;/rec-number&gt;&lt;foreign-keys&gt;&lt;key app="EN" db-id="0tx92atzmzfz91ee2f5xfzeiwz5vpr2zdzzv" timestamp="1673539177"&gt;4873&lt;/key&gt;&lt;/foreign-keys&gt;&lt;ref-type name="Journal Article"&gt;17&lt;/ref-type&gt;&lt;contributors&gt;&lt;authors&gt;&lt;author&gt;Alegría, Margarita&lt;/author&gt;&lt;author&gt;Álvarez, Kiara&lt;/author&gt;&lt;author&gt;DiMarzio, Karissa&lt;/author&gt;&lt;/authors&gt;&lt;/contributors&gt;&lt;titles&gt;&lt;title&gt;Immigration and mental health&lt;/title&gt;&lt;secondary-title&gt;Current Epidemiology Reports&lt;/secondary-title&gt;&lt;/titles&gt;&lt;periodical&gt;&lt;full-title&gt;Current Epidemiology Reports&lt;/full-title&gt;&lt;/periodical&gt;&lt;pages&gt;145-155&lt;/pages&gt;&lt;volume&gt;4&lt;/volume&gt;&lt;number&gt;2&lt;/number&gt;&lt;dates&gt;&lt;year&gt;2017&lt;/year&gt;&lt;pub-dates&gt;&lt;date&gt;2017/06/01&lt;/date&gt;&lt;/pub-dates&gt;&lt;/dates&gt;&lt;isbn&gt;2196-2995&lt;/isbn&gt;&lt;urls&gt;&lt;related-urls&gt;&lt;url&gt;https://doi.org/10.1007/s40471-017-0111-2&lt;/url&gt;&lt;/related-urls&gt;&lt;/urls&gt;&lt;electronic-resource-num&gt;10.1007/s40471-017-0111-2&lt;/electronic-resource-num&gt;&lt;/record&gt;&lt;/Cite&gt;&lt;/EndNote&gt;</w:instrText>
      </w:r>
      <w:r w:rsidR="00715F7D" w:rsidRPr="00917E85">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w:t>
      </w:r>
      <w:del w:id="159" w:author="Emma Hudgins" w:date="2023-06-11T17:00:00Z">
        <w:r w:rsidR="00054148" w:rsidDel="00D827E8">
          <w:rPr>
            <w:rFonts w:ascii="Times New Roman" w:eastAsia="Times New Roman" w:hAnsi="Times New Roman" w:cs="Times New Roman"/>
            <w:noProof/>
            <w:sz w:val="24"/>
            <w:szCs w:val="24"/>
          </w:rPr>
          <w:delText xml:space="preserve">different </w:delText>
        </w:r>
      </w:del>
      <w:ins w:id="160" w:author="Emma Hudgins" w:date="2023-06-11T17:00:00Z">
        <w:r w:rsidR="00D827E8">
          <w:rPr>
            <w:rFonts w:ascii="Times New Roman" w:eastAsia="Times New Roman" w:hAnsi="Times New Roman" w:cs="Times New Roman"/>
            <w:noProof/>
            <w:sz w:val="24"/>
            <w:szCs w:val="24"/>
          </w:rPr>
          <w:t xml:space="preserve">various </w:t>
        </w:r>
      </w:ins>
      <w:r w:rsidR="00054148">
        <w:rPr>
          <w:rFonts w:ascii="Times New Roman" w:eastAsia="Times New Roman" w:hAnsi="Times New Roman" w:cs="Times New Roman"/>
          <w:noProof/>
          <w:sz w:val="24"/>
          <w:szCs w:val="24"/>
        </w:rPr>
        <w:t>R</w:t>
      </w:r>
      <w:ins w:id="161" w:author="Emma Hudgins" w:date="2023-06-11T17:00:00Z">
        <w:r w:rsidR="00D827E8">
          <w:rPr>
            <w:rFonts w:ascii="Times New Roman" w:eastAsia="Times New Roman" w:hAnsi="Times New Roman" w:cs="Times New Roman"/>
            <w:noProof/>
            <w:sz w:val="24"/>
            <w:szCs w:val="24"/>
          </w:rPr>
          <w:t xml:space="preserve"> 4.1.x</w:t>
        </w:r>
      </w:ins>
      <w:r w:rsidR="00054148">
        <w:rPr>
          <w:rFonts w:ascii="Times New Roman" w:eastAsia="Times New Roman" w:hAnsi="Times New Roman" w:cs="Times New Roman"/>
          <w:noProof/>
          <w:sz w:val="24"/>
          <w:szCs w:val="24"/>
        </w:rPr>
        <w:t xml:space="preserve"> version</w:t>
      </w:r>
      <w:ins w:id="162" w:author="Emma Hudgins" w:date="2023-06-11T17:00:00Z">
        <w:r w:rsidR="00D827E8">
          <w:rPr>
            <w:rFonts w:ascii="Times New Roman" w:eastAsia="Times New Roman" w:hAnsi="Times New Roman" w:cs="Times New Roman"/>
            <w:noProof/>
            <w:sz w:val="24"/>
            <w:szCs w:val="24"/>
          </w:rPr>
          <w:t>s</w:t>
        </w:r>
      </w:ins>
      <w:r w:rsidR="00054148">
        <w:rPr>
          <w:rFonts w:ascii="Times New Roman" w:eastAsia="Times New Roman" w:hAnsi="Times New Roman" w:cs="Times New Roman"/>
          <w:noProof/>
          <w:sz w:val="24"/>
          <w:szCs w:val="24"/>
        </w:rPr>
        <w:t xml:space="preserve"> at the </w:t>
      </w:r>
      <w:ins w:id="163" w:author="Emma Hudgins" w:date="2023-06-11T17:00:00Z">
        <w:r w:rsidR="00D827E8">
          <w:rPr>
            <w:rFonts w:ascii="Times New Roman" w:eastAsia="Times New Roman" w:hAnsi="Times New Roman" w:cs="Times New Roman"/>
            <w:noProof/>
            <w:sz w:val="24"/>
            <w:szCs w:val="24"/>
          </w:rPr>
          <w:t xml:space="preserve">Carleton University </w:t>
        </w:r>
      </w:ins>
      <w:r w:rsidR="00054148">
        <w:rPr>
          <w:rFonts w:ascii="Times New Roman" w:eastAsia="Times New Roman" w:hAnsi="Times New Roman" w:cs="Times New Roman"/>
          <w:noProof/>
          <w:sz w:val="24"/>
          <w:szCs w:val="24"/>
        </w:rPr>
        <w:t>Research Data Centre</w:t>
      </w:r>
      <w:ins w:id="164" w:author="Emma Hudgins" w:date="2023-06-11T16:59:00Z">
        <w:r w:rsidR="00D827E8">
          <w:rPr>
            <w:rFonts w:ascii="Times New Roman" w:eastAsia="Times New Roman" w:hAnsi="Times New Roman" w:cs="Times New Roman"/>
            <w:noProof/>
            <w:sz w:val="24"/>
            <w:szCs w:val="24"/>
          </w:rPr>
          <w:t>;</w:t>
        </w:r>
      </w:ins>
      <w:del w:id="165" w:author="Emma Hudgins" w:date="2023-06-11T16:59:00Z">
        <w:r w:rsidR="00054148" w:rsidDel="00D827E8">
          <w:rPr>
            <w:rFonts w:ascii="Times New Roman" w:eastAsia="Times New Roman" w:hAnsi="Times New Roman" w:cs="Times New Roman"/>
            <w:noProof/>
            <w:sz w:val="24"/>
            <w:szCs w:val="24"/>
          </w:rPr>
          <w:delText>,</w:delText>
        </w:r>
      </w:del>
      <w:r w:rsidR="00054148">
        <w:rPr>
          <w:rFonts w:ascii="Times New Roman" w:eastAsia="Times New Roman" w:hAnsi="Times New Roman" w:cs="Times New Roman"/>
          <w:noProof/>
          <w:sz w:val="24"/>
          <w:szCs w:val="24"/>
        </w:rPr>
        <w:t xml:space="preserve"> Fig. 1</w:t>
      </w:r>
      <w:ins w:id="166" w:author="Emma Hudgins" w:date="2023-06-11T16:59:00Z">
        <w:r w:rsidR="00D827E8">
          <w:rPr>
            <w:rFonts w:ascii="Times New Roman" w:eastAsia="Times New Roman" w:hAnsi="Times New Roman" w:cs="Times New Roman"/>
            <w:noProof/>
            <w:sz w:val="24"/>
            <w:szCs w:val="24"/>
          </w:rPr>
          <w:t xml:space="preserve"> in</w:t>
        </w:r>
      </w:ins>
      <w:del w:id="167" w:author="Emma Hudgins" w:date="2023-06-11T16:59:00Z">
        <w:r w:rsidR="00054148" w:rsidDel="00D827E8">
          <w:rPr>
            <w:rFonts w:ascii="Times New Roman" w:eastAsia="Times New Roman" w:hAnsi="Times New Roman" w:cs="Times New Roman"/>
            <w:noProof/>
            <w:sz w:val="24"/>
            <w:szCs w:val="24"/>
          </w:rPr>
          <w:delText>;</w:delText>
        </w:r>
      </w:del>
      <w:r w:rsidR="00054148">
        <w:rPr>
          <w:rFonts w:ascii="Times New Roman" w:eastAsia="Times New Roman" w:hAnsi="Times New Roman" w:cs="Times New Roman"/>
          <w:noProof/>
          <w:sz w:val="24"/>
          <w:szCs w:val="24"/>
        </w:rPr>
        <w:t xml:space="preserve"> 65)</w:t>
      </w:r>
      <w:r w:rsidR="00715F7D" w:rsidRPr="00917E85">
        <w:rPr>
          <w:rFonts w:ascii="Times New Roman" w:eastAsia="Times New Roman" w:hAnsi="Times New Roman" w:cs="Times New Roman"/>
          <w:sz w:val="24"/>
          <w:szCs w:val="24"/>
        </w:rPr>
        <w:fldChar w:fldCharType="end"/>
      </w:r>
      <w:r w:rsidR="0053728F">
        <w:rPr>
          <w:rFonts w:ascii="Times New Roman" w:eastAsia="Times New Roman" w:hAnsi="Times New Roman" w:cs="Times New Roman"/>
          <w:sz w:val="24"/>
          <w:szCs w:val="24"/>
        </w:rPr>
        <w:t>. The energy expenditure function</w:t>
      </w:r>
      <w:r w:rsidR="00715F7D">
        <w:rPr>
          <w:rFonts w:ascii="Times New Roman" w:eastAsia="Times New Roman" w:hAnsi="Times New Roman" w:cs="Times New Roman"/>
          <w:sz w:val="24"/>
          <w:szCs w:val="24"/>
        </w:rPr>
        <w:t xml:space="preserve"> estimate</w:t>
      </w:r>
      <w:r w:rsidR="0053728F">
        <w:rPr>
          <w:rFonts w:ascii="Times New Roman" w:eastAsia="Times New Roman" w:hAnsi="Times New Roman" w:cs="Times New Roman"/>
          <w:sz w:val="24"/>
          <w:szCs w:val="24"/>
        </w:rPr>
        <w:t>s</w:t>
      </w:r>
      <w:r w:rsidR="00715F7D">
        <w:rPr>
          <w:rFonts w:ascii="Times New Roman" w:eastAsia="Times New Roman" w:hAnsi="Times New Roman" w:cs="Times New Roman"/>
          <w:sz w:val="24"/>
          <w:szCs w:val="24"/>
        </w:rPr>
        <w:t xml:space="preserve"> the number of minutes per week each respondent spent engaging in leisure physical </w:t>
      </w:r>
      <w:r w:rsidR="0053728F">
        <w:rPr>
          <w:rFonts w:ascii="Times New Roman" w:eastAsia="Times New Roman" w:hAnsi="Times New Roman" w:cs="Times New Roman"/>
          <w:sz w:val="24"/>
          <w:szCs w:val="24"/>
        </w:rPr>
        <w:t>activity</w:t>
      </w:r>
      <w:r w:rsidRPr="00917E85">
        <w:rPr>
          <w:rFonts w:ascii="Times New Roman" w:eastAsia="Times New Roman" w:hAnsi="Times New Roman" w:cs="Times New Roman"/>
          <w:sz w:val="24"/>
          <w:szCs w:val="24"/>
        </w:rPr>
        <w:t xml:space="preserve">. Finally, we included </w:t>
      </w:r>
      <w:ins w:id="168" w:author="Emma Hudgins" w:date="2023-06-08T12:43:00Z">
        <w:r w:rsidR="002124CF">
          <w:rPr>
            <w:rFonts w:ascii="Times New Roman" w:eastAsia="Times New Roman" w:hAnsi="Times New Roman" w:cs="Times New Roman"/>
            <w:sz w:val="24"/>
            <w:szCs w:val="24"/>
          </w:rPr>
          <w:t xml:space="preserve">a </w:t>
        </w:r>
      </w:ins>
      <w:ins w:id="169" w:author="Emma Hudgins" w:date="2023-06-08T16:44:00Z">
        <w:r w:rsidR="00026C90">
          <w:rPr>
            <w:rFonts w:ascii="Times New Roman" w:eastAsia="Times New Roman" w:hAnsi="Times New Roman" w:cs="Times New Roman"/>
            <w:sz w:val="24"/>
            <w:szCs w:val="24"/>
          </w:rPr>
          <w:t>6</w:t>
        </w:r>
      </w:ins>
      <w:ins w:id="170" w:author="Emma Hudgins" w:date="2023-06-08T12:43:00Z">
        <w:r w:rsidR="002124CF">
          <w:rPr>
            <w:rFonts w:ascii="Times New Roman" w:eastAsia="Times New Roman" w:hAnsi="Times New Roman" w:cs="Times New Roman"/>
            <w:sz w:val="24"/>
            <w:szCs w:val="24"/>
          </w:rPr>
          <w:t>-level</w:t>
        </w:r>
      </w:ins>
      <w:commentRangeStart w:id="171"/>
      <w:commentRangeStart w:id="172"/>
      <w:del w:id="173" w:author="Emma Hudgins" w:date="2023-06-08T12:42:00Z">
        <w:r w:rsidR="009A5C73" w:rsidDel="002124CF">
          <w:rPr>
            <w:rFonts w:ascii="Times New Roman" w:eastAsia="Times New Roman" w:hAnsi="Times New Roman" w:cs="Times New Roman"/>
            <w:sz w:val="24"/>
            <w:szCs w:val="24"/>
          </w:rPr>
          <w:delText>4</w:delText>
        </w:r>
      </w:del>
      <w:r w:rsidR="009A5C73">
        <w:rPr>
          <w:rFonts w:ascii="Times New Roman" w:eastAsia="Times New Roman" w:hAnsi="Times New Roman" w:cs="Times New Roman"/>
          <w:sz w:val="24"/>
          <w:szCs w:val="24"/>
        </w:rPr>
        <w:t xml:space="preserve"> </w:t>
      </w:r>
      <w:r w:rsidR="00013899">
        <w:rPr>
          <w:rFonts w:ascii="Times New Roman" w:eastAsia="Times New Roman" w:hAnsi="Times New Roman" w:cs="Times New Roman"/>
          <w:sz w:val="24"/>
          <w:szCs w:val="24"/>
        </w:rPr>
        <w:t>categorical variable</w:t>
      </w:r>
      <w:del w:id="174" w:author="Emma Hudgins" w:date="2023-06-08T12:43:00Z">
        <w:r w:rsidR="00013899" w:rsidDel="002124CF">
          <w:rPr>
            <w:rFonts w:ascii="Times New Roman" w:eastAsia="Times New Roman" w:hAnsi="Times New Roman" w:cs="Times New Roman"/>
            <w:sz w:val="24"/>
            <w:szCs w:val="24"/>
          </w:rPr>
          <w:delText>s</w:delText>
        </w:r>
      </w:del>
      <w:r w:rsidRPr="00917E85">
        <w:rPr>
          <w:rFonts w:ascii="Times New Roman" w:eastAsia="Times New Roman" w:hAnsi="Times New Roman" w:cs="Times New Roman"/>
          <w:sz w:val="24"/>
          <w:szCs w:val="24"/>
        </w:rPr>
        <w:t xml:space="preserve"> </w:t>
      </w:r>
      <w:commentRangeEnd w:id="171"/>
      <w:r w:rsidR="00901E18">
        <w:rPr>
          <w:rStyle w:val="CommentReference"/>
        </w:rPr>
        <w:commentReference w:id="171"/>
      </w:r>
      <w:commentRangeEnd w:id="172"/>
      <w:r w:rsidR="002124CF">
        <w:rPr>
          <w:rStyle w:val="CommentReference"/>
        </w:rPr>
        <w:commentReference w:id="172"/>
      </w:r>
      <w:r w:rsidR="00013899">
        <w:rPr>
          <w:rFonts w:ascii="Times New Roman" w:eastAsia="Times New Roman" w:hAnsi="Times New Roman" w:cs="Times New Roman"/>
          <w:sz w:val="24"/>
          <w:szCs w:val="24"/>
        </w:rPr>
        <w:t>representing</w:t>
      </w:r>
      <w:r w:rsidR="009A5C73">
        <w:rPr>
          <w:rFonts w:ascii="Times New Roman" w:eastAsia="Times New Roman" w:hAnsi="Times New Roman" w:cs="Times New Roman"/>
          <w:sz w:val="24"/>
          <w:szCs w:val="24"/>
        </w:rPr>
        <w:t xml:space="preserve"> immigration, generated using </w:t>
      </w:r>
      <w:proofErr w:type="spellStart"/>
      <w:r w:rsidR="0038086C">
        <w:rPr>
          <w:rFonts w:ascii="Times New Roman" w:eastAsia="Times New Roman" w:hAnsi="Times New Roman" w:cs="Times New Roman"/>
          <w:i/>
          <w:sz w:val="24"/>
          <w:szCs w:val="24"/>
        </w:rPr>
        <w:t>cchs</w:t>
      </w:r>
      <w:r w:rsidR="0038086C" w:rsidRPr="0053728F">
        <w:rPr>
          <w:rFonts w:ascii="Times New Roman" w:eastAsia="Times New Roman" w:hAnsi="Times New Roman" w:cs="Times New Roman"/>
          <w:i/>
          <w:sz w:val="24"/>
          <w:szCs w:val="24"/>
        </w:rPr>
        <w:t>flow</w:t>
      </w:r>
      <w:proofErr w:type="spellEnd"/>
      <w:r w:rsidR="0038086C">
        <w:rPr>
          <w:rFonts w:ascii="Times New Roman" w:eastAsia="Times New Roman" w:hAnsi="Times New Roman" w:cs="Times New Roman"/>
          <w:sz w:val="24"/>
          <w:szCs w:val="24"/>
        </w:rPr>
        <w:t xml:space="preserve"> </w:t>
      </w:r>
      <w:r w:rsidRPr="00917E85">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&lt;EndNote&gt;&lt;Cite&gt;&lt;Author&gt;Alegría&lt;/Author&gt;&lt;Year&gt;2017&lt;/Year&gt;&lt;RecNum&gt;4873&lt;/RecNum&gt;&lt;Prefix&gt;Fig. 1`; &lt;/Prefix&gt;&lt;DisplayText&gt;(Fig. 1; 65)&lt;/DisplayText&gt;&lt;record&gt;&lt;rec-number&gt;4873&lt;/rec-number&gt;&lt;foreign-keys&gt;&lt;key app="EN" db-id="0tx92atzmzfz91ee2f5xfzeiwz5vpr2zdzzv" timestamp="1673539177"&gt;4873&lt;/key&gt;&lt;/foreign-keys&gt;&lt;ref-type name="Journal Article"&gt;17&lt;/ref-type&gt;&lt;contributors&gt;&lt;authors&gt;&lt;author&gt;Alegría, Margarita&lt;/author&gt;&lt;author&gt;Álvarez, Kiara&lt;/author&gt;&lt;author&gt;DiMarzio, Karissa&lt;/author&gt;&lt;/authors&gt;&lt;/contributors&gt;&lt;titles&gt;&lt;title&gt;Immigration and mental health&lt;/title&gt;&lt;secondary-title&gt;Current Epidemiology Reports&lt;/secondary-title&gt;&lt;/titles&gt;&lt;periodical&gt;&lt;full-title&gt;Current Epidemiology Reports&lt;/full-title&gt;&lt;/periodical&gt;&lt;pages&gt;145-155&lt;/pages&gt;&lt;volume&gt;4&lt;/volume&gt;&lt;number&gt;2&lt;/number&gt;&lt;dates&gt;&lt;year&gt;2017&lt;/year&gt;&lt;pub-dates&gt;&lt;date&gt;2017/06/01&lt;/date&gt;&lt;/pub-dates&gt;&lt;/dates&gt;&lt;isbn&gt;2196-2995&lt;/isbn&gt;&lt;urls&gt;&lt;related-urls&gt;&lt;url&gt;https://doi.org/10.1007/s40471-017-0111-2&lt;/url&gt;&lt;/related-urls&gt;&lt;/urls&gt;&lt;electronic-resource-num&gt;10.1007/s40471-017-0111-2&lt;/electronic-resource-num&gt;&lt;/record&gt;&lt;/Cite&gt;&lt;/EndNote&gt;</w:instrText>
      </w:r>
      <w:r w:rsidRPr="00917E85">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w:t>
      </w:r>
      <w:ins w:id="175" w:author="Emma Hudgins" w:date="2023-06-08T16:45:00Z">
        <w:r w:rsidR="00026C90">
          <w:rPr>
            <w:rFonts w:ascii="Times New Roman" w:eastAsia="Times New Roman" w:hAnsi="Times New Roman" w:cs="Times New Roman"/>
            <w:noProof/>
            <w:sz w:val="24"/>
            <w:szCs w:val="24"/>
          </w:rPr>
          <w:t>see Fig. 1 in</w:t>
        </w:r>
      </w:ins>
      <w:del w:id="176" w:author="Emma Hudgins" w:date="2023-06-08T16:45:00Z">
        <w:r w:rsidR="00054148" w:rsidDel="00026C90">
          <w:rPr>
            <w:rFonts w:ascii="Times New Roman" w:eastAsia="Times New Roman" w:hAnsi="Times New Roman" w:cs="Times New Roman"/>
            <w:noProof/>
            <w:sz w:val="24"/>
            <w:szCs w:val="24"/>
          </w:rPr>
          <w:delText>Fig. 1;</w:delText>
        </w:r>
      </w:del>
      <w:r w:rsidR="00054148">
        <w:rPr>
          <w:rFonts w:ascii="Times New Roman" w:eastAsia="Times New Roman" w:hAnsi="Times New Roman" w:cs="Times New Roman"/>
          <w:noProof/>
          <w:sz w:val="24"/>
          <w:szCs w:val="24"/>
        </w:rPr>
        <w:t xml:space="preserve"> 65)</w:t>
      </w:r>
      <w:r w:rsidRPr="00917E85">
        <w:rPr>
          <w:rFonts w:ascii="Times New Roman" w:eastAsia="Times New Roman" w:hAnsi="Times New Roman" w:cs="Times New Roman"/>
          <w:sz w:val="24"/>
          <w:szCs w:val="24"/>
        </w:rPr>
        <w:fldChar w:fldCharType="end"/>
      </w:r>
      <w:r w:rsidR="009A5C73">
        <w:rPr>
          <w:rFonts w:ascii="Times New Roman" w:eastAsia="Times New Roman" w:hAnsi="Times New Roman" w:cs="Times New Roman"/>
          <w:sz w:val="24"/>
          <w:szCs w:val="24"/>
        </w:rPr>
        <w:t xml:space="preserve">: </w:t>
      </w:r>
      <w:ins w:id="177" w:author="Emma Hudgins" w:date="2023-06-08T16:45:00Z">
        <w:r w:rsidR="00026C90" w:rsidRPr="00026C90">
          <w:rPr>
            <w:rFonts w:ascii="Times New Roman" w:eastAsia="Times New Roman" w:hAnsi="Times New Roman" w:cs="Times New Roman"/>
            <w:sz w:val="24"/>
            <w:szCs w:val="24"/>
          </w:rPr>
          <w:t>White Canad</w:t>
        </w:r>
      </w:ins>
      <w:ins w:id="178" w:author="Emma Hudgins" w:date="2023-06-08T16:46:00Z">
        <w:r w:rsidR="001E748D">
          <w:rPr>
            <w:rFonts w:ascii="Times New Roman" w:eastAsia="Times New Roman" w:hAnsi="Times New Roman" w:cs="Times New Roman"/>
            <w:sz w:val="24"/>
            <w:szCs w:val="24"/>
          </w:rPr>
          <w:t>ian</w:t>
        </w:r>
      </w:ins>
      <w:ins w:id="179" w:author="Emma Hudgins" w:date="2023-06-08T16:45:00Z">
        <w:r w:rsidR="00026C90" w:rsidRPr="00026C90">
          <w:rPr>
            <w:rFonts w:ascii="Times New Roman" w:eastAsia="Times New Roman" w:hAnsi="Times New Roman" w:cs="Times New Roman"/>
            <w:sz w:val="24"/>
            <w:szCs w:val="24"/>
          </w:rPr>
          <w:t>-born</w:t>
        </w:r>
        <w:r w:rsidR="00026C90">
          <w:rPr>
            <w:rFonts w:ascii="Times New Roman" w:eastAsia="Times New Roman" w:hAnsi="Times New Roman" w:cs="Times New Roman"/>
            <w:sz w:val="24"/>
            <w:szCs w:val="24"/>
          </w:rPr>
          <w:t xml:space="preserve">, </w:t>
        </w:r>
      </w:ins>
      <w:ins w:id="180" w:author="Emma Hudgins" w:date="2023-06-08T16:46:00Z">
        <w:r w:rsidR="001E748D">
          <w:rPr>
            <w:rFonts w:ascii="Times New Roman" w:eastAsia="Times New Roman" w:hAnsi="Times New Roman" w:cs="Times New Roman"/>
            <w:sz w:val="24"/>
            <w:szCs w:val="24"/>
          </w:rPr>
          <w:t>n</w:t>
        </w:r>
      </w:ins>
      <w:ins w:id="181" w:author="Emma Hudgins" w:date="2023-06-08T16:45:00Z">
        <w:r w:rsidR="00026C90" w:rsidRPr="00026C90">
          <w:rPr>
            <w:rFonts w:ascii="Times New Roman" w:eastAsia="Times New Roman" w:hAnsi="Times New Roman" w:cs="Times New Roman"/>
            <w:sz w:val="24"/>
            <w:szCs w:val="24"/>
          </w:rPr>
          <w:t>on-white Canadian born</w:t>
        </w:r>
        <w:r w:rsidR="00026C90">
          <w:rPr>
            <w:rFonts w:ascii="Times New Roman" w:eastAsia="Times New Roman" w:hAnsi="Times New Roman" w:cs="Times New Roman"/>
            <w:sz w:val="24"/>
            <w:szCs w:val="24"/>
          </w:rPr>
          <w:t xml:space="preserve">, </w:t>
        </w:r>
      </w:ins>
      <w:r w:rsidR="009A5C73">
        <w:rPr>
          <w:rFonts w:ascii="Times New Roman" w:eastAsia="Times New Roman" w:hAnsi="Times New Roman" w:cs="Times New Roman"/>
          <w:sz w:val="24"/>
          <w:szCs w:val="24"/>
        </w:rPr>
        <w:t>white immigrant born outside of Canada (0-9 years in Canada), non-white immigrant born outside of Canada (0-9 years in Canada), white immigrant born outside of Canada (10+ years in Canada), non-white immigrant born outside of Canada (10+ years in Canada)</w:t>
      </w:r>
      <w:r w:rsidRPr="00917E85">
        <w:rPr>
          <w:rFonts w:ascii="Times New Roman" w:eastAsia="Times New Roman" w:hAnsi="Times New Roman" w:cs="Times New Roman"/>
          <w:sz w:val="24"/>
          <w:szCs w:val="24"/>
        </w:rPr>
        <w:t>.</w:t>
      </w:r>
      <w:r w:rsidR="0053728F">
        <w:rPr>
          <w:rFonts w:ascii="Times New Roman" w:eastAsia="Times New Roman" w:hAnsi="Times New Roman" w:cs="Times New Roman"/>
          <w:sz w:val="24"/>
          <w:szCs w:val="24"/>
        </w:rPr>
        <w:t xml:space="preserve"> </w:t>
      </w:r>
      <w:r w:rsidR="00C22E59">
        <w:rPr>
          <w:rFonts w:ascii="Times New Roman" w:eastAsia="Times New Roman" w:hAnsi="Times New Roman" w:cs="Times New Roman"/>
          <w:sz w:val="24"/>
          <w:szCs w:val="24"/>
        </w:rPr>
        <w:t xml:space="preserve">Missing or ‘I don’t know’ responses were included as separate levels of categorical </w:t>
      </w:r>
      <w:r w:rsidR="00715F7D">
        <w:rPr>
          <w:rFonts w:ascii="Times New Roman" w:eastAsia="Times New Roman" w:hAnsi="Times New Roman" w:cs="Times New Roman"/>
          <w:sz w:val="24"/>
          <w:szCs w:val="24"/>
        </w:rPr>
        <w:t xml:space="preserve">variables </w:t>
      </w:r>
      <w:r w:rsidR="00C22E59">
        <w:rPr>
          <w:rFonts w:ascii="Times New Roman" w:eastAsia="Times New Roman" w:hAnsi="Times New Roman" w:cs="Times New Roman"/>
          <w:sz w:val="24"/>
          <w:szCs w:val="24"/>
        </w:rPr>
        <w:t xml:space="preserve">to increase the number of complete cases </w:t>
      </w:r>
      <w:r w:rsidR="00226B9D">
        <w:rPr>
          <w:rFonts w:ascii="Times New Roman" w:eastAsia="Times New Roman" w:hAnsi="Times New Roman" w:cs="Times New Roman"/>
          <w:sz w:val="24"/>
          <w:szCs w:val="24"/>
        </w:rPr>
        <w:t>with which to fit the model.</w:t>
      </w:r>
    </w:p>
    <w:p w14:paraId="7D0F8C8E" w14:textId="798F174E" w:rsidR="004E5DED" w:rsidRPr="004E5DED" w:rsidRDefault="00901E18" w:rsidP="00424DA6">
      <w:pPr>
        <w:pStyle w:val="Heading2"/>
      </w:pPr>
      <w:ins w:id="182" w:author="Prince Ware, Stephanie (PHAC/ASPC)" w:date="2023-05-09T14:03:00Z">
        <w:r>
          <w:t xml:space="preserve">Effect </w:t>
        </w:r>
      </w:ins>
      <w:r w:rsidR="004E5DED" w:rsidRPr="004E5DED">
        <w:t>Modifier</w:t>
      </w:r>
      <w:ins w:id="183" w:author="Prince Ware, Stephanie (PHAC/ASPC)" w:date="2023-05-09T14:03:00Z">
        <w:r>
          <w:t>s</w:t>
        </w:r>
      </w:ins>
    </w:p>
    <w:p w14:paraId="22C7F9F4" w14:textId="4BB5BB61" w:rsidR="00711EB7" w:rsidRDefault="00711EB7" w:rsidP="0075442F">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711EB7">
        <w:rPr>
          <w:rFonts w:ascii="Times New Roman" w:eastAsia="Times New Roman" w:hAnsi="Times New Roman" w:cs="Times New Roman"/>
          <w:sz w:val="24"/>
          <w:szCs w:val="24"/>
        </w:rPr>
        <w:t xml:space="preserve">o account for </w:t>
      </w:r>
      <w:r w:rsidR="0069248D">
        <w:rPr>
          <w:rFonts w:ascii="Times New Roman" w:eastAsia="Times New Roman" w:hAnsi="Times New Roman" w:cs="Times New Roman"/>
          <w:sz w:val="24"/>
          <w:szCs w:val="24"/>
        </w:rPr>
        <w:t xml:space="preserve">evidence </w:t>
      </w:r>
      <w:r w:rsidR="00A0184B">
        <w:rPr>
          <w:rFonts w:ascii="Times New Roman" w:eastAsia="Times New Roman" w:hAnsi="Times New Roman" w:cs="Times New Roman"/>
          <w:sz w:val="24"/>
          <w:szCs w:val="24"/>
        </w:rPr>
        <w:t>suggesting</w:t>
      </w:r>
      <w:r w:rsidR="0069248D">
        <w:rPr>
          <w:rFonts w:ascii="Times New Roman" w:eastAsia="Times New Roman" w:hAnsi="Times New Roman" w:cs="Times New Roman"/>
          <w:sz w:val="24"/>
          <w:szCs w:val="24"/>
        </w:rPr>
        <w:t xml:space="preserve"> the health benefits from nature can be larger for those residing in more deprived neighborhoods </w:t>
      </w:r>
      <w:r w:rsidR="0069248D">
        <w:rPr>
          <w:rFonts w:ascii="Times New Roman" w:eastAsia="Times New Roman" w:hAnsi="Times New Roman" w:cs="Times New Roman"/>
          <w:sz w:val="24"/>
          <w:szCs w:val="24"/>
        </w:rPr>
        <w:fldChar w:fldCharType="begin"/>
      </w:r>
      <w:r w:rsidR="0069248D">
        <w:rPr>
          <w:rFonts w:ascii="Times New Roman" w:eastAsia="Times New Roman" w:hAnsi="Times New Roman" w:cs="Times New Roman"/>
          <w:sz w:val="24"/>
          <w:szCs w:val="24"/>
        </w:rPr>
        <w:instrText xml:space="preserve"> ADDIN EN.CITE &lt;EndNote&gt;&lt;Cite&gt;&lt;Author&gt;Markevych&lt;/Author&gt;&lt;Year&gt;2017&lt;/Year&gt;&lt;RecNum&gt;4899&lt;/RecNum&gt;&lt;DisplayText&gt;(11)&lt;/DisplayText&gt;&lt;record&gt;&lt;rec-number&gt;4899&lt;/rec-number&gt;&lt;foreign-keys&gt;&lt;key app="EN" db-id="0tx92atzmzfz91ee2f5xfzeiwz5vpr2zdzzv" timestamp="1675799188"&gt;4899&lt;/key&gt;&lt;/foreign-keys&gt;&lt;ref-type name="Journal Article"&gt;17&lt;/ref-type&gt;&lt;contributors&gt;&lt;authors&gt;&lt;author&gt;Markevych, Iana&lt;/author&gt;&lt;author&gt;Schoierer, Julia&lt;/author&gt;&lt;author&gt;Hartig, Terry&lt;/author&gt;&lt;author&gt;Chudnovsky, Alexandra&lt;/author&gt;&lt;author&gt;Hystad, Perry&lt;/author&gt;&lt;author&gt;Dzhambov, Angel M.&lt;/author&gt;&lt;author&gt;de Vries, Sjerp&lt;/author&gt;&lt;author&gt;Triguero-Mas, Margarita&lt;/author&gt;&lt;author&gt;Brauer, Michael&lt;/author&gt;&lt;author&gt;Nieuwenhuijsen, Mark J.&lt;/author&gt;&lt;author&gt;Lupp, Gerd&lt;/author&gt;&lt;author&gt;Richardson, Elizabeth A.&lt;/author&gt;&lt;author&gt;Astell-Burt, Thomas&lt;/author&gt;&lt;author&gt;Dimitrova, Donka&lt;/author&gt;&lt;author&gt;Feng, Xiaoqi&lt;/author&gt;&lt;author&gt;Sadeh, Maya&lt;/author&gt;&lt;author&gt;Standl, Marie&lt;/author&gt;&lt;author&gt;Heinrich, Joachim&lt;/author&gt;&lt;author&gt;Fuertes, Elaine&lt;/author&gt;&lt;/authors&gt;&lt;/contributors&gt;&lt;titles&gt;&lt;title&gt;Exploring pathways linking greenspace to health: Theoretical and methodological guidance&lt;/title&gt;&lt;secondary-title&gt;Environmental Research&lt;/secondary-title&gt;&lt;/titles&gt;&lt;periodical&gt;&lt;full-title&gt;Environmental Research&lt;/full-title&gt;&lt;abbr-1&gt;Environ. Res.&lt;/abbr-1&gt;&lt;/periodical&gt;&lt;pages&gt;301-317&lt;/pages&gt;&lt;volume&gt;158&lt;/volume&gt;&lt;keywords&gt;&lt;keyword&gt;Greenness&lt;/keyword&gt;&lt;keyword&gt;Green spaces&lt;/keyword&gt;&lt;keyword&gt;Greenspace&lt;/keyword&gt;&lt;keyword&gt;Pathways&lt;/keyword&gt;&lt;keyword&gt;Mediation analysis&lt;/keyword&gt;&lt;/keywords&gt;&lt;dates&gt;&lt;year&gt;2017&lt;/year&gt;&lt;pub-dates&gt;&lt;date&gt;2017/10/01/&lt;/date&gt;&lt;/pub-dates&gt;&lt;/dates&gt;&lt;isbn&gt;0013-9351&lt;/isbn&gt;&lt;urls&gt;&lt;related-urls&gt;&lt;url&gt;https://www.sciencedirect.com/science/article/pii/S0013935117303067&lt;/url&gt;&lt;/related-urls&gt;&lt;/urls&gt;&lt;electronic-resource-num&gt;https://doi.org/10.1016/j.envres.2017.06.028&lt;/electronic-resource-num&gt;&lt;/record&gt;&lt;/Cite&gt;&lt;/EndNote&gt;</w:instrText>
      </w:r>
      <w:r w:rsidR="0069248D">
        <w:rPr>
          <w:rFonts w:ascii="Times New Roman" w:eastAsia="Times New Roman" w:hAnsi="Times New Roman" w:cs="Times New Roman"/>
          <w:sz w:val="24"/>
          <w:szCs w:val="24"/>
        </w:rPr>
        <w:fldChar w:fldCharType="separate"/>
      </w:r>
      <w:r w:rsidR="0069248D">
        <w:rPr>
          <w:rFonts w:ascii="Times New Roman" w:eastAsia="Times New Roman" w:hAnsi="Times New Roman" w:cs="Times New Roman"/>
          <w:noProof/>
          <w:sz w:val="24"/>
          <w:szCs w:val="24"/>
        </w:rPr>
        <w:t>(11)</w:t>
      </w:r>
      <w:r w:rsidR="0069248D">
        <w:rPr>
          <w:rFonts w:ascii="Times New Roman" w:eastAsia="Times New Roman" w:hAnsi="Times New Roman" w:cs="Times New Roman"/>
          <w:sz w:val="24"/>
          <w:szCs w:val="24"/>
        </w:rPr>
        <w:fldChar w:fldCharType="end"/>
      </w:r>
      <w:r w:rsidR="0069248D">
        <w:rPr>
          <w:rFonts w:ascii="Times New Roman" w:eastAsia="Times New Roman" w:hAnsi="Times New Roman" w:cs="Times New Roman"/>
          <w:sz w:val="24"/>
          <w:szCs w:val="24"/>
        </w:rPr>
        <w:t xml:space="preserve">, we </w:t>
      </w:r>
      <w:r>
        <w:rPr>
          <w:rFonts w:ascii="Times New Roman" w:eastAsia="Times New Roman" w:hAnsi="Times New Roman" w:cs="Times New Roman"/>
          <w:sz w:val="24"/>
          <w:szCs w:val="24"/>
        </w:rPr>
        <w:t xml:space="preserve">stratified our analysis by </w:t>
      </w:r>
      <w:proofErr w:type="spellStart"/>
      <w:r w:rsidRPr="00711EB7">
        <w:rPr>
          <w:rFonts w:ascii="Times New Roman" w:eastAsia="Times New Roman" w:hAnsi="Times New Roman" w:cs="Times New Roman"/>
          <w:sz w:val="24"/>
          <w:szCs w:val="24"/>
        </w:rPr>
        <w:t>neighbourhood</w:t>
      </w:r>
      <w:proofErr w:type="spellEnd"/>
      <w:r w:rsidRPr="00711E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marginalization</w:t>
      </w:r>
      <w:r w:rsidRPr="00711EB7">
        <w:rPr>
          <w:rFonts w:ascii="Times New Roman" w:eastAsia="Times New Roman" w:hAnsi="Times New Roman" w:cs="Times New Roman"/>
          <w:sz w:val="24"/>
          <w:szCs w:val="24"/>
        </w:rPr>
        <w:t>.</w:t>
      </w:r>
      <w:r w:rsidR="0069248D">
        <w:rPr>
          <w:rFonts w:ascii="Times New Roman" w:eastAsia="Times New Roman" w:hAnsi="Times New Roman" w:cs="Times New Roman"/>
          <w:sz w:val="24"/>
          <w:szCs w:val="24"/>
        </w:rPr>
        <w:t xml:space="preserve"> </w:t>
      </w:r>
      <w:r w:rsidR="00A0184B">
        <w:rPr>
          <w:rFonts w:ascii="Times New Roman" w:eastAsia="Times New Roman" w:hAnsi="Times New Roman" w:cs="Times New Roman"/>
          <w:sz w:val="24"/>
          <w:szCs w:val="24"/>
        </w:rPr>
        <w:t xml:space="preserve">We explored the relationship between metrics of biodiversity and indicators of mental health in neighborhoods with low and high </w:t>
      </w:r>
      <w:r w:rsidR="00694957">
        <w:rPr>
          <w:rFonts w:ascii="Times New Roman" w:eastAsia="Times New Roman" w:hAnsi="Times New Roman" w:cs="Times New Roman"/>
          <w:sz w:val="24"/>
          <w:szCs w:val="24"/>
        </w:rPr>
        <w:t>values of Canadian Marginalization Index from CANUE</w:t>
      </w:r>
      <w:r w:rsidR="00A0184B">
        <w:rPr>
          <w:rFonts w:ascii="Times New Roman" w:eastAsia="Times New Roman" w:hAnsi="Times New Roman" w:cs="Times New Roman"/>
          <w:sz w:val="24"/>
          <w:szCs w:val="24"/>
        </w:rPr>
        <w:t>.</w:t>
      </w:r>
      <w:r w:rsidR="0069248D">
        <w:rPr>
          <w:rFonts w:ascii="Times New Roman" w:eastAsia="Times New Roman" w:hAnsi="Times New Roman" w:cs="Times New Roman"/>
          <w:sz w:val="24"/>
          <w:szCs w:val="24"/>
        </w:rPr>
        <w:t xml:space="preserve"> </w:t>
      </w:r>
      <w:r w:rsidR="00C565A9">
        <w:rPr>
          <w:rFonts w:ascii="Times New Roman" w:eastAsia="Times New Roman" w:hAnsi="Times New Roman" w:cs="Times New Roman"/>
          <w:sz w:val="24"/>
          <w:szCs w:val="24"/>
        </w:rPr>
        <w:t xml:space="preserve">Because there are four dimensions of marginalization (instability, deprivation, dependency, and ethnic concentration), </w:t>
      </w:r>
      <w:r w:rsidR="0075442F">
        <w:rPr>
          <w:rFonts w:ascii="Times New Roman" w:eastAsia="Times New Roman" w:hAnsi="Times New Roman" w:cs="Times New Roman"/>
          <w:sz w:val="24"/>
          <w:szCs w:val="24"/>
        </w:rPr>
        <w:t xml:space="preserve">to select the dimension with the highest likelihood of modifying the relationship between mental health and biodiversity, </w:t>
      </w:r>
      <w:r w:rsidR="00C565A9">
        <w:rPr>
          <w:rFonts w:ascii="Times New Roman" w:eastAsia="Times New Roman" w:hAnsi="Times New Roman" w:cs="Times New Roman"/>
          <w:sz w:val="24"/>
          <w:szCs w:val="24"/>
        </w:rPr>
        <w:t xml:space="preserve">we explored the relationship between species diversity of birds and trees and each </w:t>
      </w:r>
      <w:r w:rsidR="0075442F">
        <w:rPr>
          <w:rFonts w:ascii="Times New Roman" w:eastAsia="Times New Roman" w:hAnsi="Times New Roman" w:cs="Times New Roman"/>
          <w:sz w:val="24"/>
          <w:szCs w:val="24"/>
        </w:rPr>
        <w:t xml:space="preserve">marginalization </w:t>
      </w:r>
      <w:r w:rsidR="00C565A9">
        <w:rPr>
          <w:rFonts w:ascii="Times New Roman" w:eastAsia="Times New Roman" w:hAnsi="Times New Roman" w:cs="Times New Roman"/>
          <w:sz w:val="24"/>
          <w:szCs w:val="24"/>
        </w:rPr>
        <w:t xml:space="preserve">dimension. We fitted 16 GLMs, 8 with a Poisson error structure with species richness of birds or trees as the response and 8 with a Gaussian error structure with Shannon diversity of birds or trees as the response. We selected the </w:t>
      </w:r>
      <w:r w:rsidR="00075E19">
        <w:rPr>
          <w:rFonts w:ascii="Times New Roman" w:eastAsia="Times New Roman" w:hAnsi="Times New Roman" w:cs="Times New Roman"/>
          <w:sz w:val="24"/>
          <w:szCs w:val="24"/>
        </w:rPr>
        <w:t>“i</w:t>
      </w:r>
      <w:r w:rsidR="00226B9D">
        <w:rPr>
          <w:rFonts w:ascii="Times New Roman" w:eastAsia="Times New Roman" w:hAnsi="Times New Roman" w:cs="Times New Roman"/>
          <w:sz w:val="24"/>
          <w:szCs w:val="24"/>
        </w:rPr>
        <w:t>nstability</w:t>
      </w:r>
      <w:r w:rsidR="00075E19">
        <w:rPr>
          <w:rFonts w:ascii="Times New Roman" w:eastAsia="Times New Roman" w:hAnsi="Times New Roman" w:cs="Times New Roman"/>
          <w:sz w:val="24"/>
          <w:szCs w:val="24"/>
        </w:rPr>
        <w:t>”</w:t>
      </w:r>
      <w:r w:rsidR="00226B9D">
        <w:rPr>
          <w:rFonts w:ascii="Times New Roman" w:eastAsia="Times New Roman" w:hAnsi="Times New Roman" w:cs="Times New Roman"/>
          <w:sz w:val="24"/>
          <w:szCs w:val="24"/>
        </w:rPr>
        <w:t xml:space="preserve"> </w:t>
      </w:r>
      <w:r w:rsidR="0075442F">
        <w:rPr>
          <w:rFonts w:ascii="Times New Roman" w:eastAsia="Times New Roman" w:hAnsi="Times New Roman" w:cs="Times New Roman"/>
          <w:sz w:val="24"/>
          <w:szCs w:val="24"/>
        </w:rPr>
        <w:t xml:space="preserve">marginalization dimension, as these </w:t>
      </w:r>
      <w:r w:rsidR="00C565A9">
        <w:rPr>
          <w:rFonts w:ascii="Times New Roman" w:eastAsia="Times New Roman" w:hAnsi="Times New Roman" w:cs="Times New Roman"/>
          <w:sz w:val="24"/>
          <w:szCs w:val="24"/>
        </w:rPr>
        <w:t xml:space="preserve">models </w:t>
      </w:r>
      <w:r w:rsidR="0075442F">
        <w:rPr>
          <w:rFonts w:ascii="Times New Roman" w:eastAsia="Times New Roman" w:hAnsi="Times New Roman" w:cs="Times New Roman"/>
          <w:sz w:val="24"/>
          <w:szCs w:val="24"/>
        </w:rPr>
        <w:t>had</w:t>
      </w:r>
      <w:r w:rsidR="00C565A9">
        <w:rPr>
          <w:rFonts w:ascii="Times New Roman" w:eastAsia="Times New Roman" w:hAnsi="Times New Roman" w:cs="Times New Roman"/>
          <w:sz w:val="24"/>
          <w:szCs w:val="24"/>
        </w:rPr>
        <w:t xml:space="preserve"> the</w:t>
      </w:r>
      <w:r w:rsidR="0075442F">
        <w:rPr>
          <w:rFonts w:ascii="Times New Roman" w:eastAsia="Times New Roman" w:hAnsi="Times New Roman" w:cs="Times New Roman"/>
          <w:sz w:val="24"/>
          <w:szCs w:val="24"/>
        </w:rPr>
        <w:t xml:space="preserve"> best fit with both tree and bird species diversity (tree species richness R</w:t>
      </w:r>
      <w:r w:rsidR="0075442F" w:rsidRPr="00C565A9">
        <w:rPr>
          <w:rFonts w:ascii="Times New Roman" w:eastAsia="Times New Roman" w:hAnsi="Times New Roman" w:cs="Times New Roman"/>
          <w:sz w:val="24"/>
          <w:szCs w:val="24"/>
          <w:vertAlign w:val="superscript"/>
        </w:rPr>
        <w:t>2</w:t>
      </w:r>
      <w:r w:rsidR="0075442F">
        <w:rPr>
          <w:rFonts w:ascii="Times New Roman" w:eastAsia="Times New Roman" w:hAnsi="Times New Roman" w:cs="Times New Roman"/>
          <w:sz w:val="24"/>
          <w:szCs w:val="24"/>
          <w:vertAlign w:val="superscript"/>
        </w:rPr>
        <w:t xml:space="preserve"> </w:t>
      </w:r>
      <w:r w:rsidR="0075442F">
        <w:rPr>
          <w:rFonts w:ascii="Times New Roman" w:eastAsia="Times New Roman" w:hAnsi="Times New Roman" w:cs="Times New Roman"/>
          <w:sz w:val="24"/>
          <w:szCs w:val="24"/>
        </w:rPr>
        <w:t xml:space="preserve">= </w:t>
      </w:r>
      <w:r w:rsidR="00075E19">
        <w:rPr>
          <w:rFonts w:ascii="Times New Roman" w:eastAsia="Times New Roman" w:hAnsi="Times New Roman" w:cs="Times New Roman"/>
          <w:sz w:val="24"/>
          <w:szCs w:val="24"/>
        </w:rPr>
        <w:t>0.4</w:t>
      </w:r>
      <w:r w:rsidR="0075442F">
        <w:rPr>
          <w:rFonts w:ascii="Times New Roman" w:eastAsia="Times New Roman" w:hAnsi="Times New Roman" w:cs="Times New Roman"/>
          <w:sz w:val="24"/>
          <w:szCs w:val="24"/>
        </w:rPr>
        <w:t>)</w:t>
      </w:r>
      <w:r w:rsidR="00C565A9">
        <w:rPr>
          <w:rFonts w:ascii="Times New Roman" w:eastAsia="Times New Roman" w:hAnsi="Times New Roman" w:cs="Times New Roman"/>
          <w:sz w:val="24"/>
          <w:szCs w:val="24"/>
        </w:rPr>
        <w:t>.</w:t>
      </w:r>
      <w:r w:rsidR="0075442F">
        <w:rPr>
          <w:rFonts w:ascii="Times New Roman" w:eastAsia="Times New Roman" w:hAnsi="Times New Roman" w:cs="Times New Roman"/>
          <w:sz w:val="24"/>
          <w:szCs w:val="24"/>
        </w:rPr>
        <w:t xml:space="preserve"> </w:t>
      </w:r>
      <w:r w:rsidR="00694957">
        <w:rPr>
          <w:rFonts w:ascii="Times New Roman" w:eastAsia="Times New Roman" w:hAnsi="Times New Roman" w:cs="Times New Roman"/>
          <w:sz w:val="24"/>
          <w:szCs w:val="24"/>
        </w:rPr>
        <w:t xml:space="preserve">We </w:t>
      </w:r>
      <w:r w:rsidR="0075442F">
        <w:rPr>
          <w:rFonts w:ascii="Times New Roman" w:eastAsia="Times New Roman" w:hAnsi="Times New Roman" w:cs="Times New Roman"/>
          <w:sz w:val="24"/>
          <w:szCs w:val="24"/>
        </w:rPr>
        <w:t xml:space="preserve">then </w:t>
      </w:r>
      <w:r w:rsidR="00694957">
        <w:rPr>
          <w:rFonts w:ascii="Times New Roman" w:eastAsia="Times New Roman" w:hAnsi="Times New Roman" w:cs="Times New Roman"/>
          <w:sz w:val="24"/>
          <w:szCs w:val="24"/>
        </w:rPr>
        <w:t xml:space="preserve">considered high marginalization as values </w:t>
      </w:r>
      <w:r w:rsidR="00226B9D">
        <w:rPr>
          <w:rFonts w:ascii="Times New Roman" w:eastAsia="Times New Roman" w:hAnsi="Times New Roman" w:cs="Times New Roman"/>
          <w:sz w:val="24"/>
          <w:szCs w:val="24"/>
        </w:rPr>
        <w:t>in the top two quintiles of</w:t>
      </w:r>
      <w:r w:rsidR="0075442F">
        <w:rPr>
          <w:rFonts w:ascii="Times New Roman" w:eastAsia="Times New Roman" w:hAnsi="Times New Roman" w:cs="Times New Roman"/>
          <w:sz w:val="24"/>
          <w:szCs w:val="24"/>
        </w:rPr>
        <w:t xml:space="preserve"> </w:t>
      </w:r>
      <w:r w:rsidR="00075E19">
        <w:rPr>
          <w:rFonts w:ascii="Times New Roman" w:eastAsia="Times New Roman" w:hAnsi="Times New Roman" w:cs="Times New Roman"/>
          <w:sz w:val="24"/>
          <w:szCs w:val="24"/>
        </w:rPr>
        <w:t>i</w:t>
      </w:r>
      <w:r w:rsidR="00226B9D">
        <w:rPr>
          <w:rFonts w:ascii="Times New Roman" w:eastAsia="Times New Roman" w:hAnsi="Times New Roman" w:cs="Times New Roman"/>
          <w:sz w:val="24"/>
          <w:szCs w:val="24"/>
        </w:rPr>
        <w:t xml:space="preserve">nstability </w:t>
      </w:r>
      <w:r w:rsidR="00694957">
        <w:rPr>
          <w:rFonts w:ascii="Times New Roman" w:eastAsia="Times New Roman" w:hAnsi="Times New Roman" w:cs="Times New Roman"/>
          <w:sz w:val="24"/>
          <w:szCs w:val="24"/>
        </w:rPr>
        <w:t>among Canadian postal codes</w:t>
      </w:r>
      <w:r w:rsidR="00226B9D">
        <w:rPr>
          <w:rFonts w:ascii="Times New Roman" w:eastAsia="Times New Roman" w:hAnsi="Times New Roman" w:cs="Times New Roman"/>
          <w:sz w:val="24"/>
          <w:szCs w:val="24"/>
        </w:rPr>
        <w:t xml:space="preserve"> (values of 4 or 5)</w:t>
      </w:r>
      <w:r w:rsidR="00694957">
        <w:rPr>
          <w:rFonts w:ascii="Times New Roman" w:eastAsia="Times New Roman" w:hAnsi="Times New Roman" w:cs="Times New Roman"/>
          <w:sz w:val="24"/>
          <w:szCs w:val="24"/>
        </w:rPr>
        <w:t>.</w:t>
      </w:r>
    </w:p>
    <w:p w14:paraId="69A95704" w14:textId="0320571F" w:rsidR="005B6A05" w:rsidRDefault="00424DA6" w:rsidP="00424DA6">
      <w:pPr>
        <w:pStyle w:val="Heading2"/>
      </w:pPr>
      <w:commentRangeStart w:id="184"/>
      <w:commentRangeStart w:id="185"/>
      <w:r>
        <w:t>Analysis</w:t>
      </w:r>
      <w:commentRangeEnd w:id="184"/>
      <w:r w:rsidR="006C1E4F">
        <w:rPr>
          <w:rStyle w:val="CommentReference"/>
          <w:rFonts w:ascii="Arial" w:hAnsi="Arial"/>
          <w:b w:val="0"/>
          <w:i w:val="0"/>
        </w:rPr>
        <w:commentReference w:id="184"/>
      </w:r>
      <w:commentRangeEnd w:id="185"/>
      <w:r w:rsidR="00901E18">
        <w:rPr>
          <w:rStyle w:val="CommentReference"/>
          <w:rFonts w:ascii="Arial" w:hAnsi="Arial"/>
          <w:b w:val="0"/>
          <w:i w:val="0"/>
        </w:rPr>
        <w:commentReference w:id="185"/>
      </w:r>
    </w:p>
    <w:p w14:paraId="3BEA7061" w14:textId="433EF327" w:rsidR="00E46AF6" w:rsidRDefault="00B24B45" w:rsidP="005B6A05">
      <w:pPr>
        <w:spacing w:after="160" w:line="256" w:lineRule="auto"/>
        <w:ind w:firstLine="720"/>
        <w:rPr>
          <w:rFonts w:ascii="Times New Roman" w:eastAsia="Times New Roman" w:hAnsi="Times New Roman" w:cs="Times New Roman"/>
          <w:sz w:val="24"/>
          <w:szCs w:val="24"/>
        </w:rPr>
      </w:pPr>
      <w:commentRangeStart w:id="186"/>
      <w:r>
        <w:rPr>
          <w:rFonts w:ascii="Times New Roman" w:eastAsia="Times New Roman" w:hAnsi="Times New Roman" w:cs="Times New Roman"/>
          <w:sz w:val="24"/>
          <w:szCs w:val="24"/>
        </w:rPr>
        <w:t xml:space="preserve">All code and derived data </w:t>
      </w:r>
      <w:r w:rsidR="00450109">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available at </w:t>
      </w:r>
      <w:r w:rsidR="0038086C">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GitHub </w:t>
      </w:r>
      <w:r w:rsidR="0038086C">
        <w:rPr>
          <w:rFonts w:ascii="Times New Roman" w:eastAsia="Times New Roman" w:hAnsi="Times New Roman" w:cs="Times New Roman"/>
          <w:sz w:val="24"/>
          <w:szCs w:val="24"/>
        </w:rPr>
        <w:t>r</w:t>
      </w:r>
      <w:r>
        <w:rPr>
          <w:rFonts w:ascii="Times New Roman" w:eastAsia="Times New Roman" w:hAnsi="Times New Roman" w:cs="Times New Roman"/>
          <w:sz w:val="24"/>
          <w:szCs w:val="24"/>
        </w:rPr>
        <w:t>epo</w:t>
      </w:r>
      <w:r w:rsidR="0038086C">
        <w:rPr>
          <w:rFonts w:ascii="Times New Roman" w:eastAsia="Times New Roman" w:hAnsi="Times New Roman" w:cs="Times New Roman"/>
          <w:sz w:val="24"/>
          <w:szCs w:val="24"/>
        </w:rPr>
        <w:t>sitory</w:t>
      </w:r>
      <w:r>
        <w:rPr>
          <w:rFonts w:ascii="Times New Roman" w:eastAsia="Times New Roman" w:hAnsi="Times New Roman" w:cs="Times New Roman"/>
          <w:sz w:val="24"/>
          <w:szCs w:val="24"/>
        </w:rPr>
        <w:t xml:space="preserve"> </w:t>
      </w:r>
      <w:commentRangeEnd w:id="186"/>
      <w:r w:rsidR="00901E18">
        <w:rPr>
          <w:rStyle w:val="CommentReference"/>
        </w:rPr>
        <w:commentReference w:id="186"/>
      </w:r>
      <w:r w:rsidR="001B0E4C">
        <w:fldChar w:fldCharType="begin"/>
      </w:r>
      <w:r w:rsidR="001B0E4C">
        <w:instrText xml:space="preserve"> HYPERLINK "http://www.github.com/emmajhudgins/equitablecities" \h </w:instrText>
      </w:r>
      <w:r w:rsidR="001B0E4C">
        <w:fldChar w:fldCharType="separate"/>
      </w:r>
      <w:r>
        <w:rPr>
          <w:rFonts w:ascii="Times New Roman" w:eastAsia="Times New Roman" w:hAnsi="Times New Roman" w:cs="Times New Roman"/>
          <w:color w:val="1155CC"/>
          <w:sz w:val="24"/>
          <w:szCs w:val="24"/>
          <w:u w:val="single"/>
        </w:rPr>
        <w:t>here</w:t>
      </w:r>
      <w:r w:rsidR="001B0E4C">
        <w:rPr>
          <w:rFonts w:ascii="Times New Roman" w:eastAsia="Times New Roman" w:hAnsi="Times New Roman" w:cs="Times New Roman"/>
          <w:color w:val="1155CC"/>
          <w:sz w:val="24"/>
          <w:szCs w:val="24"/>
          <w:u w:val="single"/>
        </w:rPr>
        <w:fldChar w:fldCharType="end"/>
      </w:r>
      <w:r>
        <w:rPr>
          <w:rFonts w:ascii="Times New Roman" w:eastAsia="Times New Roman" w:hAnsi="Times New Roman" w:cs="Times New Roman"/>
          <w:sz w:val="24"/>
          <w:szCs w:val="24"/>
        </w:rPr>
        <w:t xml:space="preserve"> (data privacy restrictions notwithstanding). </w:t>
      </w:r>
    </w:p>
    <w:p w14:paraId="5373E893" w14:textId="676CB920" w:rsidR="00512F70" w:rsidRDefault="00450109" w:rsidP="00DC3BEF">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To explore the effect of environmental covariates </w:t>
      </w:r>
      <w:r w:rsidR="00157760">
        <w:rPr>
          <w:rFonts w:ascii="Times New Roman" w:eastAsia="Times New Roman" w:hAnsi="Times New Roman" w:cs="Times New Roman"/>
          <w:sz w:val="24"/>
          <w:szCs w:val="24"/>
        </w:rPr>
        <w:t>on mental health metrics we use</w:t>
      </w:r>
      <w:r w:rsidR="00441293">
        <w:rPr>
          <w:rFonts w:ascii="Times New Roman" w:eastAsia="Times New Roman" w:hAnsi="Times New Roman" w:cs="Times New Roman"/>
          <w:sz w:val="24"/>
          <w:szCs w:val="24"/>
        </w:rPr>
        <w:t>d</w:t>
      </w:r>
      <w:r w:rsidR="00157760">
        <w:rPr>
          <w:rFonts w:ascii="Times New Roman" w:eastAsia="Times New Roman" w:hAnsi="Times New Roman" w:cs="Times New Roman"/>
          <w:sz w:val="24"/>
          <w:szCs w:val="24"/>
        </w:rPr>
        <w:t xml:space="preserve"> </w:t>
      </w:r>
      <w:r w:rsidR="00512F70">
        <w:rPr>
          <w:rFonts w:ascii="Times New Roman" w:eastAsia="Times New Roman" w:hAnsi="Times New Roman" w:cs="Times New Roman"/>
          <w:sz w:val="24"/>
          <w:szCs w:val="24"/>
        </w:rPr>
        <w:t xml:space="preserve">generalized additive models (GAMs) for very large datasets in the </w:t>
      </w:r>
      <w:r w:rsidR="008400D1">
        <w:rPr>
          <w:rFonts w:ascii="Times New Roman" w:eastAsia="Times New Roman" w:hAnsi="Times New Roman" w:cs="Times New Roman"/>
          <w:i/>
          <w:sz w:val="24"/>
          <w:szCs w:val="24"/>
        </w:rPr>
        <w:t>bam</w:t>
      </w:r>
      <w:r w:rsidR="008400D1">
        <w:rPr>
          <w:rFonts w:ascii="Times New Roman" w:eastAsia="Times New Roman" w:hAnsi="Times New Roman" w:cs="Times New Roman"/>
          <w:sz w:val="24"/>
          <w:szCs w:val="24"/>
        </w:rPr>
        <w:t xml:space="preserve"> </w:t>
      </w:r>
      <w:r w:rsidR="00512F70">
        <w:rPr>
          <w:rFonts w:ascii="Times New Roman" w:eastAsia="Times New Roman" w:hAnsi="Times New Roman" w:cs="Times New Roman"/>
          <w:sz w:val="24"/>
          <w:szCs w:val="24"/>
        </w:rPr>
        <w:t xml:space="preserve">package </w:t>
      </w:r>
      <w:r w:rsidR="00512F70">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&lt;EndNote&gt;&lt;Cite&gt;&lt;Author&gt;Wood&lt;/Author&gt;&lt;Year&gt;2015&lt;/Year&gt;&lt;RecNum&gt;2362&lt;/RecNum&gt;&lt;DisplayText&gt;(66)&lt;/DisplayText&gt;&lt;record&gt;&lt;rec-number&gt;2362&lt;/rec-number&gt;&lt;foreign-keys&gt;&lt;key app="EN" db-id="0tx92atzmzfz91ee2f5xfzeiwz5vpr2zdzzv" timestamp="1450117792"&gt;2362&lt;/key&gt;&lt;/foreign-keys&gt;&lt;ref-type name="Journal Article"&gt;17&lt;/ref-type&gt;&lt;contributors&gt;&lt;authors&gt;&lt;author&gt;Wood, Simon N.&lt;/author&gt;&lt;author&gt;Goude, Yannig&lt;/author&gt;&lt;author&gt;Shaw, Simon&lt;/author&gt;&lt;/authors&gt;&lt;/contributors&gt;&lt;titles&gt;&lt;title&gt;Generalized additive models for large data sets&lt;/title&gt;&lt;secondary-title&gt;Journal of the Royal Statistical Society: Series C (Applied Statistics)&lt;/secondary-title&gt;&lt;/titles&gt;&lt;periodical&gt;&lt;full-title&gt;Journal of the Royal Statistical Society: Series C (Applied Statistics)&lt;/full-title&gt;&lt;abbr-1&gt;J. Roy. Stat. Soc. Ser. C. (Appl. Stat.)&lt;/abbr-1&gt;&lt;/periodical&gt;&lt;pages&gt;139-155&lt;/pages&gt;&lt;volume&gt;64&lt;/volume&gt;&lt;number&gt;1&lt;/number&gt;&lt;keywords&gt;&lt;keyword&gt;Correlated additive model&lt;/keyword&gt;&lt;keyword&gt;Electricity load prediction&lt;/keyword&gt;&lt;keyword&gt;Generalized additive model estimation&lt;/keyword&gt;&lt;/keywords&gt;&lt;dates&gt;&lt;year&gt;2015&lt;/year&gt;&lt;/dates&gt;&lt;isbn&gt;1467-9876&lt;/isbn&gt;&lt;urls&gt;&lt;related-urls&gt;&lt;url&gt;http://dx.doi.org/10.1111/rssc.12068&lt;/url&gt;&lt;/related-urls&gt;&lt;/urls&gt;&lt;electronic-resource-num&gt;10.1111/rssc.12068&lt;/electronic-resource-num&gt;&lt;/record&gt;&lt;/Cite&gt;&lt;/EndNote&gt;</w:instrText>
      </w:r>
      <w:r w:rsidR="00512F70">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(66)</w:t>
      </w:r>
      <w:r w:rsidR="00512F70">
        <w:rPr>
          <w:rFonts w:ascii="Times New Roman" w:eastAsia="Times New Roman" w:hAnsi="Times New Roman" w:cs="Times New Roman"/>
          <w:sz w:val="24"/>
          <w:szCs w:val="24"/>
        </w:rPr>
        <w:fldChar w:fldCharType="end"/>
      </w:r>
      <w:r w:rsidR="00157760">
        <w:rPr>
          <w:rFonts w:ascii="Times New Roman" w:eastAsia="Times New Roman" w:hAnsi="Times New Roman" w:cs="Times New Roman"/>
          <w:sz w:val="24"/>
          <w:szCs w:val="24"/>
        </w:rPr>
        <w:t>.</w:t>
      </w:r>
      <w:r w:rsidR="00E46AF6">
        <w:rPr>
          <w:rFonts w:ascii="Times New Roman" w:eastAsia="Times New Roman" w:hAnsi="Times New Roman" w:cs="Times New Roman"/>
          <w:sz w:val="24"/>
          <w:szCs w:val="24"/>
        </w:rPr>
        <w:t xml:space="preserve"> </w:t>
      </w:r>
      <w:r w:rsidR="008D2AB5">
        <w:rPr>
          <w:rFonts w:ascii="Times New Roman" w:eastAsia="Times New Roman" w:hAnsi="Times New Roman" w:cs="Times New Roman"/>
          <w:sz w:val="24"/>
          <w:szCs w:val="24"/>
        </w:rPr>
        <w:t>The GAM approach is</w:t>
      </w:r>
      <w:r w:rsidR="009F3249">
        <w:rPr>
          <w:rFonts w:ascii="Times New Roman" w:eastAsia="Times New Roman" w:hAnsi="Times New Roman" w:cs="Times New Roman"/>
          <w:sz w:val="24"/>
          <w:szCs w:val="24"/>
        </w:rPr>
        <w:t xml:space="preserve"> flexible</w:t>
      </w:r>
      <w:r w:rsidR="008D2AB5">
        <w:rPr>
          <w:rFonts w:ascii="Times New Roman" w:eastAsia="Times New Roman" w:hAnsi="Times New Roman" w:cs="Times New Roman"/>
          <w:sz w:val="24"/>
          <w:szCs w:val="24"/>
        </w:rPr>
        <w:t xml:space="preserve">, </w:t>
      </w:r>
      <w:r w:rsidR="008D2AB5" w:rsidRPr="000F4DFE">
        <w:rPr>
          <w:rFonts w:ascii="Times New Roman" w:eastAsia="Times New Roman" w:hAnsi="Times New Roman" w:cs="Times New Roman"/>
          <w:iCs/>
          <w:sz w:val="24"/>
          <w:szCs w:val="24"/>
        </w:rPr>
        <w:t>includ</w:t>
      </w:r>
      <w:r w:rsidR="00191F10">
        <w:rPr>
          <w:rFonts w:ascii="Times New Roman" w:eastAsia="Times New Roman" w:hAnsi="Times New Roman" w:cs="Times New Roman"/>
          <w:iCs/>
          <w:sz w:val="24"/>
          <w:szCs w:val="24"/>
        </w:rPr>
        <w:t>ing</w:t>
      </w:r>
      <w:r w:rsidR="008D2AB5" w:rsidRPr="000F4DFE">
        <w:rPr>
          <w:rFonts w:ascii="Times New Roman" w:eastAsia="Times New Roman" w:hAnsi="Times New Roman" w:cs="Times New Roman"/>
          <w:iCs/>
          <w:sz w:val="24"/>
          <w:szCs w:val="24"/>
        </w:rPr>
        <w:t xml:space="preserve"> each covariate as a </w:t>
      </w:r>
      <w:r w:rsidR="008D2AB5">
        <w:rPr>
          <w:rFonts w:ascii="Times New Roman" w:eastAsia="Times New Roman" w:hAnsi="Times New Roman" w:cs="Times New Roman"/>
          <w:iCs/>
          <w:sz w:val="24"/>
          <w:szCs w:val="24"/>
        </w:rPr>
        <w:t>smooth</w:t>
      </w:r>
      <w:r w:rsidR="008D2AB5" w:rsidRPr="000F4DFE">
        <w:rPr>
          <w:rFonts w:ascii="Times New Roman" w:eastAsia="Times New Roman" w:hAnsi="Times New Roman" w:cs="Times New Roman"/>
          <w:iCs/>
          <w:sz w:val="24"/>
          <w:szCs w:val="24"/>
        </w:rPr>
        <w:t xml:space="preserve"> function </w:t>
      </w:r>
      <w:r w:rsidR="00191F10">
        <w:rPr>
          <w:rFonts w:ascii="Times New Roman" w:eastAsia="Times New Roman" w:hAnsi="Times New Roman" w:cs="Times New Roman"/>
          <w:iCs/>
          <w:sz w:val="24"/>
          <w:szCs w:val="24"/>
        </w:rPr>
        <w:t>that</w:t>
      </w:r>
      <w:r w:rsidR="008D2AB5">
        <w:rPr>
          <w:rFonts w:ascii="Times New Roman" w:eastAsia="Times New Roman" w:hAnsi="Times New Roman" w:cs="Times New Roman"/>
          <w:iCs/>
          <w:sz w:val="24"/>
          <w:szCs w:val="24"/>
        </w:rPr>
        <w:t xml:space="preserve"> </w:t>
      </w:r>
      <w:r w:rsidR="008D2AB5">
        <w:rPr>
          <w:rFonts w:ascii="Times New Roman" w:eastAsia="Times New Roman" w:hAnsi="Times New Roman" w:cs="Times New Roman"/>
          <w:sz w:val="24"/>
          <w:szCs w:val="24"/>
        </w:rPr>
        <w:t>allow</w:t>
      </w:r>
      <w:r w:rsidR="00191F10">
        <w:rPr>
          <w:rFonts w:ascii="Times New Roman" w:eastAsia="Times New Roman" w:hAnsi="Times New Roman" w:cs="Times New Roman"/>
          <w:sz w:val="24"/>
          <w:szCs w:val="24"/>
        </w:rPr>
        <w:t>s</w:t>
      </w:r>
      <w:r w:rsidR="008D2AB5">
        <w:rPr>
          <w:rFonts w:ascii="Times New Roman" w:eastAsia="Times New Roman" w:hAnsi="Times New Roman" w:cs="Times New Roman"/>
          <w:sz w:val="24"/>
          <w:szCs w:val="24"/>
        </w:rPr>
        <w:t xml:space="preserve"> for non-linear relationships,</w:t>
      </w:r>
      <w:r w:rsidR="009F3249">
        <w:rPr>
          <w:rFonts w:ascii="Times New Roman" w:eastAsia="Times New Roman" w:hAnsi="Times New Roman" w:cs="Times New Roman"/>
          <w:sz w:val="24"/>
          <w:szCs w:val="24"/>
        </w:rPr>
        <w:t xml:space="preserve"> </w:t>
      </w:r>
      <w:r w:rsidR="00191F10">
        <w:rPr>
          <w:rFonts w:ascii="Times New Roman" w:eastAsia="Times New Roman" w:hAnsi="Times New Roman" w:cs="Times New Roman"/>
          <w:sz w:val="24"/>
          <w:szCs w:val="24"/>
        </w:rPr>
        <w:t>while</w:t>
      </w:r>
      <w:r w:rsidR="009F3249">
        <w:rPr>
          <w:rFonts w:ascii="Times New Roman" w:eastAsia="Times New Roman" w:hAnsi="Times New Roman" w:cs="Times New Roman"/>
          <w:sz w:val="24"/>
          <w:szCs w:val="24"/>
        </w:rPr>
        <w:t xml:space="preserve"> avoid</w:t>
      </w:r>
      <w:r w:rsidR="00191F10">
        <w:rPr>
          <w:rFonts w:ascii="Times New Roman" w:eastAsia="Times New Roman" w:hAnsi="Times New Roman" w:cs="Times New Roman"/>
          <w:sz w:val="24"/>
          <w:szCs w:val="24"/>
        </w:rPr>
        <w:t>ing</w:t>
      </w:r>
      <w:r w:rsidR="009F3249">
        <w:rPr>
          <w:rFonts w:ascii="Times New Roman" w:eastAsia="Times New Roman" w:hAnsi="Times New Roman" w:cs="Times New Roman"/>
          <w:sz w:val="24"/>
          <w:szCs w:val="24"/>
        </w:rPr>
        <w:t xml:space="preserve"> overfitting</w:t>
      </w:r>
      <w:r w:rsidR="008D2AB5">
        <w:rPr>
          <w:rFonts w:ascii="Times New Roman" w:eastAsia="Times New Roman" w:hAnsi="Times New Roman" w:cs="Times New Roman"/>
          <w:sz w:val="24"/>
          <w:szCs w:val="24"/>
        </w:rPr>
        <w:t xml:space="preserve"> </w:t>
      </w:r>
      <w:r w:rsidR="008D2AB5">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&lt;EndNote&gt;&lt;Cite&gt;&lt;Author&gt;Wood&lt;/Author&gt;&lt;Year&gt;2006&lt;/Year&gt;&lt;RecNum&gt;2494&lt;/RecNum&gt;&lt;DisplayText&gt;(67)&lt;/DisplayText&gt;&lt;record&gt;&lt;rec-number&gt;2494&lt;/rec-number&gt;&lt;foreign-keys&gt;&lt;key app="EN" db-id="0tx92atzmzfz91ee2f5xfzeiwz5vpr2zdzzv" timestamp="1464821260"&gt;2494&lt;/key&gt;&lt;/foreign-keys&gt;&lt;ref-type name="Book"&gt;6&lt;/ref-type&gt;&lt;contributors&gt;&lt;authors&gt;&lt;author&gt;Wood, S.N.&lt;/author&gt;&lt;/authors&gt;&lt;/contributors&gt;&lt;titles&gt;&lt;title&gt;Generalized additive models: an introduction with R&lt;/title&gt;&lt;/titles&gt;&lt;dates&gt;&lt;year&gt;2006&lt;/year&gt;&lt;/dates&gt;&lt;pub-location&gt;Boca Raton, FL, USA&lt;/pub-location&gt;&lt;publisher&gt;Chapman and Hall/CRC Press&lt;/publisher&gt;&lt;urls&gt;&lt;/urls&gt;&lt;/record&gt;&lt;/Cite&gt;&lt;/EndNote&gt;</w:instrText>
      </w:r>
      <w:r w:rsidR="008D2AB5">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(67)</w:t>
      </w:r>
      <w:r w:rsidR="008D2AB5">
        <w:rPr>
          <w:rFonts w:ascii="Times New Roman" w:eastAsia="Times New Roman" w:hAnsi="Times New Roman" w:cs="Times New Roman"/>
          <w:sz w:val="24"/>
          <w:szCs w:val="24"/>
        </w:rPr>
        <w:fldChar w:fldCharType="end"/>
      </w:r>
      <w:r w:rsidR="009F3249">
        <w:rPr>
          <w:rFonts w:ascii="Times New Roman" w:eastAsia="Times New Roman" w:hAnsi="Times New Roman" w:cs="Times New Roman"/>
          <w:sz w:val="24"/>
          <w:szCs w:val="24"/>
        </w:rPr>
        <w:t xml:space="preserve">. </w:t>
      </w:r>
      <w:r w:rsidR="00A86CEB">
        <w:rPr>
          <w:rFonts w:ascii="Times New Roman" w:eastAsia="Times New Roman" w:hAnsi="Times New Roman" w:cs="Times New Roman"/>
          <w:sz w:val="24"/>
          <w:szCs w:val="24"/>
        </w:rPr>
        <w:t>Because model selection likely would not remove entire smooth terms from a model, a</w:t>
      </w:r>
      <w:r w:rsidR="00226B9D">
        <w:rPr>
          <w:rFonts w:ascii="Times New Roman" w:eastAsia="Times New Roman" w:hAnsi="Times New Roman" w:cs="Times New Roman"/>
          <w:sz w:val="24"/>
          <w:szCs w:val="24"/>
        </w:rPr>
        <w:t xml:space="preserve">nalogous to GAM, </w:t>
      </w:r>
      <w:r w:rsidR="008400D1">
        <w:rPr>
          <w:rFonts w:ascii="Times New Roman" w:eastAsia="Times New Roman" w:hAnsi="Times New Roman" w:cs="Times New Roman"/>
          <w:i/>
          <w:iCs/>
          <w:sz w:val="24"/>
          <w:szCs w:val="24"/>
        </w:rPr>
        <w:t>bam</w:t>
      </w:r>
      <w:r w:rsidR="00226B9D">
        <w:rPr>
          <w:rFonts w:ascii="Times New Roman" w:eastAsia="Times New Roman" w:hAnsi="Times New Roman" w:cs="Times New Roman"/>
          <w:i/>
          <w:iCs/>
          <w:sz w:val="24"/>
          <w:szCs w:val="24"/>
        </w:rPr>
        <w:t xml:space="preserve"> </w:t>
      </w:r>
      <w:r w:rsidR="000F4DFE" w:rsidRPr="000F4DFE">
        <w:rPr>
          <w:rFonts w:ascii="Times New Roman" w:eastAsia="Times New Roman" w:hAnsi="Times New Roman" w:cs="Times New Roman"/>
          <w:iCs/>
          <w:sz w:val="24"/>
          <w:szCs w:val="24"/>
        </w:rPr>
        <w:t>and</w:t>
      </w:r>
      <w:r w:rsidR="000F4DFE">
        <w:rPr>
          <w:rFonts w:ascii="Times New Roman" w:eastAsia="Times New Roman" w:hAnsi="Times New Roman" w:cs="Times New Roman"/>
          <w:i/>
          <w:iCs/>
          <w:sz w:val="24"/>
          <w:szCs w:val="24"/>
        </w:rPr>
        <w:t xml:space="preserve"> </w:t>
      </w:r>
      <w:r w:rsidR="00226B9D">
        <w:rPr>
          <w:rFonts w:ascii="Times New Roman" w:eastAsia="Times New Roman" w:hAnsi="Times New Roman" w:cs="Times New Roman"/>
          <w:sz w:val="24"/>
          <w:szCs w:val="24"/>
        </w:rPr>
        <w:t xml:space="preserve">allows for the specification of a </w:t>
      </w:r>
      <w:r w:rsidR="00BD7AEC">
        <w:rPr>
          <w:rFonts w:ascii="Times New Roman" w:eastAsia="Times New Roman" w:hAnsi="Times New Roman" w:cs="Times New Roman"/>
          <w:sz w:val="24"/>
          <w:szCs w:val="24"/>
        </w:rPr>
        <w:t>“</w:t>
      </w:r>
      <w:r w:rsidR="00226B9D" w:rsidRPr="00BD7AEC">
        <w:rPr>
          <w:rFonts w:ascii="Times New Roman" w:eastAsia="Times New Roman" w:hAnsi="Times New Roman" w:cs="Times New Roman"/>
          <w:iCs/>
          <w:sz w:val="24"/>
          <w:szCs w:val="24"/>
        </w:rPr>
        <w:t>select</w:t>
      </w:r>
      <w:r w:rsidR="00BD7AEC">
        <w:rPr>
          <w:rFonts w:ascii="Times New Roman" w:eastAsia="Times New Roman" w:hAnsi="Times New Roman" w:cs="Times New Roman"/>
          <w:iCs/>
          <w:sz w:val="24"/>
          <w:szCs w:val="24"/>
        </w:rPr>
        <w:t>”</w:t>
      </w:r>
      <w:r w:rsidR="00226B9D">
        <w:rPr>
          <w:rFonts w:ascii="Times New Roman" w:eastAsia="Times New Roman" w:hAnsi="Times New Roman" w:cs="Times New Roman"/>
          <w:sz w:val="24"/>
          <w:szCs w:val="24"/>
        </w:rPr>
        <w:t xml:space="preserve"> option that assesses the optimal number of knots in each smoother term</w:t>
      </w:r>
      <w:r w:rsidR="00A86CEB">
        <w:rPr>
          <w:rFonts w:ascii="Times New Roman" w:eastAsia="Times New Roman" w:hAnsi="Times New Roman" w:cs="Times New Roman"/>
          <w:sz w:val="24"/>
          <w:szCs w:val="24"/>
        </w:rPr>
        <w:t xml:space="preserve">. </w:t>
      </w:r>
      <w:r w:rsidR="0038086C" w:rsidRPr="0038086C">
        <w:rPr>
          <w:rFonts w:ascii="Times New Roman" w:eastAsia="Times New Roman" w:hAnsi="Times New Roman" w:cs="Times New Roman"/>
          <w:sz w:val="24"/>
          <w:szCs w:val="24"/>
        </w:rPr>
        <w:t xml:space="preserve">We fit models with the bam default method </w:t>
      </w:r>
      <w:proofErr w:type="spellStart"/>
      <w:r w:rsidR="0038086C" w:rsidRPr="0038086C">
        <w:rPr>
          <w:rFonts w:ascii="Times New Roman" w:eastAsia="Times New Roman" w:hAnsi="Times New Roman" w:cs="Times New Roman"/>
          <w:sz w:val="24"/>
          <w:szCs w:val="24"/>
        </w:rPr>
        <w:t>fREML</w:t>
      </w:r>
      <w:proofErr w:type="spellEnd"/>
      <w:r w:rsidR="0038086C" w:rsidRPr="0038086C">
        <w:rPr>
          <w:rFonts w:ascii="Times New Roman" w:eastAsia="Times New Roman" w:hAnsi="Times New Roman" w:cs="Times New Roman"/>
          <w:sz w:val="24"/>
          <w:szCs w:val="24"/>
        </w:rPr>
        <w:t xml:space="preserve"> (“fast REML”), and discretized covariates for efficiency</w:t>
      </w:r>
      <w:r w:rsidR="0038086C">
        <w:rPr>
          <w:rFonts w:ascii="Times New Roman" w:eastAsia="Times New Roman" w:hAnsi="Times New Roman" w:cs="Times New Roman"/>
          <w:sz w:val="24"/>
          <w:szCs w:val="24"/>
        </w:rPr>
        <w:t xml:space="preserve"> </w:t>
      </w:r>
      <w:r w:rsidR="00763D4C">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&lt;EndNote&gt;&lt;Cite&gt;&lt;Author&gt;Marra&lt;/Author&gt;&lt;Year&gt;2011&lt;/Year&gt;&lt;RecNum&gt;4967&lt;/RecNum&gt;&lt;DisplayText&gt;(68)&lt;/DisplayText&gt;&lt;record&gt;&lt;rec-number&gt;4967&lt;/rec-number&gt;&lt;foreign-keys&gt;&lt;key app="EN" db-id="0tx92atzmzfz91ee2f5xfzeiwz5vpr2zdzzv" timestamp="1680704074"&gt;4967&lt;/key&gt;&lt;/foreign-keys&gt;&lt;ref-type name="Journal Article"&gt;17&lt;/ref-type&gt;&lt;contributors&gt;&lt;authors&gt;&lt;author&gt;Marra, Giampiero&lt;/author&gt;&lt;author&gt;Wood, Simon N.&lt;/author&gt;&lt;/authors&gt;&lt;/contributors&gt;&lt;titles&gt;&lt;title&gt;Practical variable selection for generalized additive models&lt;/title&gt;&lt;secondary-title&gt;Computational Statistics &amp;amp; Data Analysis&lt;/secondary-title&gt;&lt;/titles&gt;&lt;periodical&gt;&lt;full-title&gt;Computational Statistics &amp;amp; Data Analysis&lt;/full-title&gt;&lt;abbr-1&gt;Comput. Stat. Data Anal.&lt;/abbr-1&gt;&lt;/periodical&gt;&lt;pages&gt;2372-2387&lt;/pages&gt;&lt;volume&gt;55&lt;/volume&gt;&lt;number&gt;7&lt;/number&gt;&lt;keywords&gt;&lt;keyword&gt;Generalized additive model&lt;/keyword&gt;&lt;keyword&gt;Nonnegative garrote estimator&lt;/keyword&gt;&lt;keyword&gt;Penalized thin plate regression spline&lt;/keyword&gt;&lt;keyword&gt;Practical variable selection&lt;/keyword&gt;&lt;keyword&gt;Shrinkage smoother&lt;/keyword&gt;&lt;/keywords&gt;&lt;dates&gt;&lt;year&gt;2011&lt;/year&gt;&lt;pub-dates&gt;&lt;date&gt;2011/07/01/&lt;/date&gt;&lt;/pub-dates&gt;&lt;/dates&gt;&lt;isbn&gt;0167-9473&lt;/isbn&gt;&lt;urls&gt;&lt;related-urls&gt;&lt;url&gt;https://www.sciencedirect.com/science/article/pii/S0167947311000491&lt;/url&gt;&lt;/related-urls&gt;&lt;/urls&gt;&lt;electronic-resource-num&gt;https://doi.org/10.1016/j.csda.2011.02.004&lt;/electronic-resource-num&gt;&lt;/record&gt;&lt;/Cite&gt;&lt;/EndNote&gt;</w:instrText>
      </w:r>
      <w:r w:rsidR="00763D4C">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(68)</w:t>
      </w:r>
      <w:r w:rsidR="00763D4C">
        <w:rPr>
          <w:rFonts w:ascii="Times New Roman" w:eastAsia="Times New Roman" w:hAnsi="Times New Roman" w:cs="Times New Roman"/>
          <w:sz w:val="24"/>
          <w:szCs w:val="24"/>
        </w:rPr>
        <w:fldChar w:fldCharType="end"/>
      </w:r>
      <w:r w:rsidR="00763D4C">
        <w:rPr>
          <w:rFonts w:ascii="Times New Roman" w:eastAsia="Times New Roman" w:hAnsi="Times New Roman" w:cs="Times New Roman"/>
          <w:sz w:val="24"/>
          <w:szCs w:val="24"/>
        </w:rPr>
        <w:t xml:space="preserve">. </w:t>
      </w:r>
      <w:r w:rsidR="00A92A38">
        <w:rPr>
          <w:rFonts w:ascii="Times New Roman" w:eastAsia="Times New Roman" w:hAnsi="Times New Roman" w:cs="Times New Roman"/>
          <w:sz w:val="24"/>
          <w:szCs w:val="24"/>
        </w:rPr>
        <w:t xml:space="preserve">To further avoid fitting overly complex smoother terms, we capped the maximum knots fit by any model at five. </w:t>
      </w:r>
      <w:r w:rsidR="00715F7D">
        <w:rPr>
          <w:rFonts w:ascii="Times New Roman" w:eastAsia="Times New Roman" w:hAnsi="Times New Roman" w:cs="Times New Roman"/>
          <w:sz w:val="24"/>
          <w:szCs w:val="24"/>
        </w:rPr>
        <w:t xml:space="preserve">Because our </w:t>
      </w:r>
      <w:del w:id="187" w:author="Emma Hudgins" w:date="2023-06-08T12:44:00Z">
        <w:r w:rsidR="00715F7D" w:rsidDel="002124CF">
          <w:rPr>
            <w:rFonts w:ascii="Times New Roman" w:eastAsia="Times New Roman" w:hAnsi="Times New Roman" w:cs="Times New Roman"/>
            <w:sz w:val="24"/>
            <w:szCs w:val="24"/>
          </w:rPr>
          <w:delText xml:space="preserve">data were a sample of all Canadians, we used Statistics Canada’s </w:delText>
        </w:r>
        <w:commentRangeStart w:id="188"/>
        <w:r w:rsidR="00715F7D" w:rsidDel="002124CF">
          <w:rPr>
            <w:rFonts w:ascii="Times New Roman" w:eastAsia="Times New Roman" w:hAnsi="Times New Roman" w:cs="Times New Roman"/>
            <w:sz w:val="24"/>
            <w:szCs w:val="24"/>
          </w:rPr>
          <w:delText xml:space="preserve">bootstrapped </w:delText>
        </w:r>
        <w:commentRangeEnd w:id="188"/>
        <w:r w:rsidR="00B17EE9" w:rsidDel="002124CF">
          <w:rPr>
            <w:rStyle w:val="CommentReference"/>
          </w:rPr>
          <w:commentReference w:id="188"/>
        </w:r>
        <w:r w:rsidR="00715F7D" w:rsidDel="002124CF">
          <w:rPr>
            <w:rFonts w:ascii="Times New Roman" w:eastAsia="Times New Roman" w:hAnsi="Times New Roman" w:cs="Times New Roman"/>
            <w:sz w:val="24"/>
            <w:szCs w:val="24"/>
          </w:rPr>
          <w:delText>weights data to assign a weight to each CCHS response such that the entire fitting dataset was scaled by the representativeness of each respondent in the context of the country as a whole</w:delText>
        </w:r>
        <w:r w:rsidR="00191F10" w:rsidDel="002124CF">
          <w:rPr>
            <w:rFonts w:ascii="Times New Roman" w:eastAsia="Times New Roman" w:hAnsi="Times New Roman" w:cs="Times New Roman"/>
            <w:sz w:val="24"/>
            <w:szCs w:val="24"/>
          </w:rPr>
          <w:delText xml:space="preserve"> </w:delText>
        </w:r>
      </w:del>
      <w:ins w:id="189" w:author="Emma Hudgins" w:date="2023-06-08T12:44:00Z">
        <w:r w:rsidR="002124CF">
          <w:rPr>
            <w:rFonts w:ascii="Times New Roman" w:eastAsia="Times New Roman" w:hAnsi="Times New Roman" w:cs="Times New Roman"/>
            <w:sz w:val="24"/>
            <w:szCs w:val="24"/>
          </w:rPr>
          <w:t>goal was to understand relationship</w:t>
        </w:r>
      </w:ins>
      <w:ins w:id="190" w:author="Emma Hudgins" w:date="2023-06-08T13:13:00Z">
        <w:r w:rsidR="00F23BD0">
          <w:rPr>
            <w:rFonts w:ascii="Times New Roman" w:eastAsia="Times New Roman" w:hAnsi="Times New Roman" w:cs="Times New Roman"/>
            <w:sz w:val="24"/>
            <w:szCs w:val="24"/>
          </w:rPr>
          <w:t>s</w:t>
        </w:r>
      </w:ins>
      <w:ins w:id="191" w:author="Emma Hudgins" w:date="2023-06-08T12:44:00Z">
        <w:r w:rsidR="002124CF">
          <w:rPr>
            <w:rFonts w:ascii="Times New Roman" w:eastAsia="Times New Roman" w:hAnsi="Times New Roman" w:cs="Times New Roman"/>
            <w:sz w:val="24"/>
            <w:szCs w:val="24"/>
          </w:rPr>
          <w:t xml:space="preserve"> among our dependent variable</w:t>
        </w:r>
      </w:ins>
      <w:ins w:id="192" w:author="Emma Hudgins" w:date="2023-06-08T13:13:00Z">
        <w:r w:rsidR="00F23BD0">
          <w:rPr>
            <w:rFonts w:ascii="Times New Roman" w:eastAsia="Times New Roman" w:hAnsi="Times New Roman" w:cs="Times New Roman"/>
            <w:sz w:val="24"/>
            <w:szCs w:val="24"/>
          </w:rPr>
          <w:t>s</w:t>
        </w:r>
      </w:ins>
      <w:ins w:id="193" w:author="Emma Hudgins" w:date="2023-06-08T12:44:00Z">
        <w:r w:rsidR="002124CF">
          <w:rPr>
            <w:rFonts w:ascii="Times New Roman" w:eastAsia="Times New Roman" w:hAnsi="Times New Roman" w:cs="Times New Roman"/>
            <w:sz w:val="24"/>
            <w:szCs w:val="24"/>
          </w:rPr>
          <w:t xml:space="preserve"> and our predictor v</w:t>
        </w:r>
      </w:ins>
      <w:ins w:id="194" w:author="Emma Hudgins" w:date="2023-06-08T12:45:00Z">
        <w:r w:rsidR="002124CF">
          <w:rPr>
            <w:rFonts w:ascii="Times New Roman" w:eastAsia="Times New Roman" w:hAnsi="Times New Roman" w:cs="Times New Roman"/>
            <w:sz w:val="24"/>
            <w:szCs w:val="24"/>
          </w:rPr>
          <w:t xml:space="preserve">ariables, rather than to understand average Canadian wellbeing, we use unweighted CCHS data throughout our analyses </w:t>
        </w:r>
      </w:ins>
      <w:r w:rsidR="00191F10">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&lt;EndNote&gt;&lt;Cite&gt;&lt;Author&gt;Phillips&lt;/Author&gt;&lt;Year&gt;2004&lt;/Year&gt;&lt;RecNum&gt;4963&lt;/RecNum&gt;&lt;DisplayText&gt;(69)&lt;/DisplayText&gt;&lt;record&gt;&lt;rec-number&gt;4963&lt;/rec-number&gt;&lt;foreign-keys&gt;&lt;key app="EN" db-id="0tx92atzmzfz91ee2f5xfzeiwz5vpr2zdzzv" timestamp="1680026537"&gt;4963&lt;/key&gt;&lt;/foreign-keys&gt;&lt;ref-type name="Journal Article"&gt;17&lt;/ref-type&gt;&lt;contributors&gt;&lt;authors&gt;&lt;author&gt;Phillips, O.&lt;/author&gt;&lt;/authors&gt;&lt;/contributors&gt;&lt;titles&gt;&lt;title&gt;Using bootstrap weights with Wes Var and SUDAAN&lt;/title&gt;&lt;secondary-title&gt;The Research Data Centres Information and Technical Bulletin&lt;/secondary-title&gt;&lt;/titles&gt;&lt;periodical&gt;&lt;full-title&gt;The Research Data Centres Information and Technical Bulletin&lt;/full-title&gt;&lt;/periodical&gt;&lt;pages&gt;6-21&lt;/pages&gt;&lt;volume&gt;1&lt;/volume&gt;&lt;number&gt;2&lt;/number&gt;&lt;dates&gt;&lt;year&gt;2004&lt;/year&gt;&lt;/dates&gt;&lt;urls&gt;&lt;/urls&gt;&lt;/record&gt;&lt;/Cite&gt;&lt;/EndNote&gt;</w:instrText>
      </w:r>
      <w:r w:rsidR="00191F10">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(69)</w:t>
      </w:r>
      <w:r w:rsidR="00191F10">
        <w:rPr>
          <w:rFonts w:ascii="Times New Roman" w:eastAsia="Times New Roman" w:hAnsi="Times New Roman" w:cs="Times New Roman"/>
          <w:sz w:val="24"/>
          <w:szCs w:val="24"/>
        </w:rPr>
        <w:fldChar w:fldCharType="end"/>
      </w:r>
      <w:del w:id="195" w:author="Emma Hudgins" w:date="2023-06-08T12:45:00Z">
        <w:r w:rsidR="00715F7D" w:rsidDel="002124CF">
          <w:rPr>
            <w:rFonts w:ascii="Times New Roman" w:eastAsia="Times New Roman" w:hAnsi="Times New Roman" w:cs="Times New Roman"/>
            <w:sz w:val="24"/>
            <w:szCs w:val="24"/>
          </w:rPr>
          <w:delText xml:space="preserve">. </w:delText>
        </w:r>
        <w:r w:rsidR="00A92A38" w:rsidDel="002124CF">
          <w:rPr>
            <w:rFonts w:ascii="Times New Roman" w:eastAsia="Times New Roman" w:hAnsi="Times New Roman" w:cs="Times New Roman"/>
            <w:sz w:val="24"/>
            <w:szCs w:val="24"/>
          </w:rPr>
          <w:delText>The mean of each CCHS</w:delText>
        </w:r>
        <w:r w:rsidR="008400D1" w:rsidDel="002124CF">
          <w:rPr>
            <w:rFonts w:ascii="Times New Roman" w:eastAsia="Times New Roman" w:hAnsi="Times New Roman" w:cs="Times New Roman"/>
            <w:sz w:val="24"/>
            <w:szCs w:val="24"/>
          </w:rPr>
          <w:delText xml:space="preserve"> entry’s last 500 bootstrap </w:delText>
        </w:r>
        <w:r w:rsidR="00A92A38" w:rsidDel="002124CF">
          <w:rPr>
            <w:rFonts w:ascii="Times New Roman" w:eastAsia="Times New Roman" w:hAnsi="Times New Roman" w:cs="Times New Roman"/>
            <w:sz w:val="24"/>
            <w:szCs w:val="24"/>
          </w:rPr>
          <w:delText>weights w</w:delText>
        </w:r>
        <w:r w:rsidR="008400D1" w:rsidDel="002124CF">
          <w:rPr>
            <w:rFonts w:ascii="Times New Roman" w:eastAsia="Times New Roman" w:hAnsi="Times New Roman" w:cs="Times New Roman"/>
            <w:sz w:val="24"/>
            <w:szCs w:val="24"/>
          </w:rPr>
          <w:delText>as</w:delText>
        </w:r>
        <w:r w:rsidR="00A92A38" w:rsidDel="002124CF">
          <w:rPr>
            <w:rFonts w:ascii="Times New Roman" w:eastAsia="Times New Roman" w:hAnsi="Times New Roman" w:cs="Times New Roman"/>
            <w:sz w:val="24"/>
            <w:szCs w:val="24"/>
          </w:rPr>
          <w:delText xml:space="preserve"> incorporated </w:delText>
        </w:r>
        <w:r w:rsidR="008400D1" w:rsidDel="002124CF">
          <w:rPr>
            <w:rFonts w:ascii="Times New Roman" w:eastAsia="Times New Roman" w:hAnsi="Times New Roman" w:cs="Times New Roman"/>
            <w:sz w:val="24"/>
            <w:szCs w:val="24"/>
          </w:rPr>
          <w:delText xml:space="preserve">in the </w:delText>
        </w:r>
        <w:r w:rsidR="008400D1" w:rsidDel="002124CF">
          <w:rPr>
            <w:rFonts w:ascii="Times New Roman" w:eastAsia="Times New Roman" w:hAnsi="Times New Roman" w:cs="Times New Roman"/>
            <w:i/>
            <w:iCs/>
            <w:sz w:val="24"/>
            <w:szCs w:val="24"/>
          </w:rPr>
          <w:delText xml:space="preserve">weights </w:delText>
        </w:r>
        <w:r w:rsidR="008400D1" w:rsidDel="002124CF">
          <w:rPr>
            <w:rFonts w:ascii="Times New Roman" w:eastAsia="Times New Roman" w:hAnsi="Times New Roman" w:cs="Times New Roman"/>
            <w:sz w:val="24"/>
            <w:szCs w:val="24"/>
          </w:rPr>
          <w:delText xml:space="preserve">argument of the </w:delText>
        </w:r>
        <w:r w:rsidR="008400D1" w:rsidDel="002124CF">
          <w:rPr>
            <w:rFonts w:ascii="Times New Roman" w:eastAsia="Times New Roman" w:hAnsi="Times New Roman" w:cs="Times New Roman"/>
            <w:i/>
            <w:iCs/>
            <w:sz w:val="24"/>
            <w:szCs w:val="24"/>
          </w:rPr>
          <w:delText xml:space="preserve">bam </w:delText>
        </w:r>
        <w:r w:rsidR="008400D1" w:rsidDel="002124CF">
          <w:rPr>
            <w:rFonts w:ascii="Times New Roman" w:eastAsia="Times New Roman" w:hAnsi="Times New Roman" w:cs="Times New Roman"/>
            <w:sz w:val="24"/>
            <w:szCs w:val="24"/>
          </w:rPr>
          <w:delText>function</w:delText>
        </w:r>
      </w:del>
      <w:r w:rsidR="008400D1">
        <w:rPr>
          <w:rFonts w:ascii="Times New Roman" w:eastAsia="Times New Roman" w:hAnsi="Times New Roman" w:cs="Times New Roman"/>
          <w:sz w:val="24"/>
          <w:szCs w:val="24"/>
        </w:rPr>
        <w:t>.</w:t>
      </w:r>
    </w:p>
    <w:p w14:paraId="118A9905" w14:textId="549B8A5B" w:rsidR="006C1E4F" w:rsidRDefault="00171B24" w:rsidP="00541494">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fitted </w:t>
      </w:r>
      <w:del w:id="196" w:author="Emma Hudgins" w:date="2023-06-08T13:13:00Z">
        <w:r w:rsidR="00512F70" w:rsidDel="00F23BD0">
          <w:rPr>
            <w:rFonts w:ascii="Times New Roman" w:eastAsia="Times New Roman" w:hAnsi="Times New Roman" w:cs="Times New Roman"/>
            <w:sz w:val="24"/>
            <w:szCs w:val="24"/>
          </w:rPr>
          <w:delText xml:space="preserve">three </w:delText>
        </w:r>
      </w:del>
      <w:ins w:id="197" w:author="Emma Hudgins" w:date="2023-06-08T13:13:00Z">
        <w:r w:rsidR="00F23BD0">
          <w:rPr>
            <w:rFonts w:ascii="Times New Roman" w:eastAsia="Times New Roman" w:hAnsi="Times New Roman" w:cs="Times New Roman"/>
            <w:sz w:val="24"/>
            <w:szCs w:val="24"/>
          </w:rPr>
          <w:t xml:space="preserve">two </w:t>
        </w:r>
      </w:ins>
      <w:r w:rsidR="00512F70">
        <w:rPr>
          <w:rFonts w:ascii="Times New Roman" w:eastAsia="Times New Roman" w:hAnsi="Times New Roman" w:cs="Times New Roman"/>
          <w:sz w:val="24"/>
          <w:szCs w:val="24"/>
        </w:rPr>
        <w:t>sets of</w:t>
      </w:r>
      <w:r>
        <w:rPr>
          <w:rFonts w:ascii="Times New Roman" w:eastAsia="Times New Roman" w:hAnsi="Times New Roman" w:cs="Times New Roman"/>
          <w:sz w:val="24"/>
          <w:szCs w:val="24"/>
        </w:rPr>
        <w:t xml:space="preserve"> </w:t>
      </w:r>
      <w:ins w:id="198" w:author="Emma Hudgins" w:date="2023-06-08T13:13:00Z">
        <w:r w:rsidR="00F23BD0">
          <w:rPr>
            <w:rFonts w:ascii="Times New Roman" w:eastAsia="Times New Roman" w:hAnsi="Times New Roman" w:cs="Times New Roman"/>
            <w:sz w:val="24"/>
            <w:szCs w:val="24"/>
          </w:rPr>
          <w:t>logistic GAMs (</w:t>
        </w:r>
      </w:ins>
      <w:r w:rsidR="00512F70">
        <w:rPr>
          <w:rFonts w:ascii="Times New Roman" w:eastAsia="Times New Roman" w:hAnsi="Times New Roman" w:cs="Times New Roman"/>
          <w:sz w:val="24"/>
          <w:szCs w:val="24"/>
        </w:rPr>
        <w:t xml:space="preserve">binomial </w:t>
      </w:r>
      <w:r>
        <w:rPr>
          <w:rFonts w:ascii="Times New Roman" w:eastAsia="Times New Roman" w:hAnsi="Times New Roman" w:cs="Times New Roman"/>
          <w:sz w:val="24"/>
          <w:szCs w:val="24"/>
        </w:rPr>
        <w:t>models</w:t>
      </w:r>
      <w:r w:rsidR="00512F70">
        <w:rPr>
          <w:rFonts w:ascii="Times New Roman" w:eastAsia="Times New Roman" w:hAnsi="Times New Roman" w:cs="Times New Roman"/>
          <w:sz w:val="24"/>
          <w:szCs w:val="24"/>
        </w:rPr>
        <w:t xml:space="preserve"> with</w:t>
      </w:r>
      <w:r w:rsidR="00721192">
        <w:rPr>
          <w:rFonts w:ascii="Times New Roman" w:eastAsia="Times New Roman" w:hAnsi="Times New Roman" w:cs="Times New Roman"/>
          <w:sz w:val="24"/>
          <w:szCs w:val="24"/>
        </w:rPr>
        <w:t xml:space="preserve"> a logit link</w:t>
      </w:r>
      <w:ins w:id="199" w:author="Emma Hudgins" w:date="2023-06-08T13:14:00Z">
        <w:r w:rsidR="00F23BD0">
          <w:rPr>
            <w:rFonts w:ascii="Times New Roman" w:eastAsia="Times New Roman" w:hAnsi="Times New Roman" w:cs="Times New Roman"/>
            <w:sz w:val="24"/>
            <w:szCs w:val="24"/>
          </w:rPr>
          <w:t xml:space="preserve">) </w:t>
        </w:r>
      </w:ins>
      <w:del w:id="200" w:author="Emma Hudgins" w:date="2023-06-08T13:14:00Z">
        <w:r w:rsidR="00721192" w:rsidDel="00F23BD0">
          <w:rPr>
            <w:rFonts w:ascii="Times New Roman" w:eastAsia="Times New Roman" w:hAnsi="Times New Roman" w:cs="Times New Roman"/>
            <w:sz w:val="24"/>
            <w:szCs w:val="24"/>
          </w:rPr>
          <w:delText xml:space="preserve"> and</w:delText>
        </w:r>
      </w:del>
      <w:ins w:id="201" w:author="Emma Hudgins" w:date="2023-06-08T13:14:00Z">
        <w:r w:rsidR="00F23BD0">
          <w:rPr>
            <w:rFonts w:ascii="Times New Roman" w:eastAsia="Times New Roman" w:hAnsi="Times New Roman" w:cs="Times New Roman"/>
            <w:sz w:val="24"/>
            <w:szCs w:val="24"/>
          </w:rPr>
          <w:t>using</w:t>
        </w:r>
      </w:ins>
      <w:r w:rsidR="00512F70">
        <w:rPr>
          <w:rFonts w:ascii="Times New Roman" w:eastAsia="Times New Roman" w:hAnsi="Times New Roman" w:cs="Times New Roman"/>
          <w:sz w:val="24"/>
          <w:szCs w:val="24"/>
        </w:rPr>
        <w:t xml:space="preserve"> the following response variables</w:t>
      </w:r>
      <w:r>
        <w:rPr>
          <w:rFonts w:ascii="Times New Roman" w:eastAsia="Times New Roman" w:hAnsi="Times New Roman" w:cs="Times New Roman"/>
          <w:sz w:val="24"/>
          <w:szCs w:val="24"/>
        </w:rPr>
        <w:t xml:space="preserve">: 1) </w:t>
      </w:r>
      <w:r w:rsidR="00512F70">
        <w:rPr>
          <w:rFonts w:ascii="Times New Roman" w:eastAsia="Times New Roman" w:hAnsi="Times New Roman" w:cs="Times New Roman"/>
          <w:sz w:val="24"/>
          <w:szCs w:val="24"/>
        </w:rPr>
        <w:t>high/low</w:t>
      </w:r>
      <w:r w:rsidR="00855F71">
        <w:rPr>
          <w:rFonts w:ascii="Times New Roman" w:eastAsia="Times New Roman" w:hAnsi="Times New Roman" w:cs="Times New Roman"/>
          <w:sz w:val="24"/>
          <w:szCs w:val="24"/>
        </w:rPr>
        <w:t xml:space="preserve"> self-perceived life stress</w:t>
      </w:r>
      <w:r>
        <w:rPr>
          <w:rFonts w:ascii="Times New Roman" w:eastAsia="Times New Roman" w:hAnsi="Times New Roman" w:cs="Times New Roman"/>
          <w:sz w:val="24"/>
          <w:szCs w:val="24"/>
        </w:rPr>
        <w:t>;</w:t>
      </w:r>
      <w:ins w:id="202" w:author="Emma Hudgins" w:date="2023-06-08T13:10:00Z">
        <w:r w:rsidR="00F23BD0">
          <w:rPr>
            <w:rFonts w:ascii="Times New Roman" w:eastAsia="Times New Roman" w:hAnsi="Times New Roman" w:cs="Times New Roman"/>
            <w:sz w:val="24"/>
            <w:szCs w:val="24"/>
          </w:rPr>
          <w:t xml:space="preserve"> and</w:t>
        </w:r>
      </w:ins>
      <w:r w:rsidR="00512F70">
        <w:rPr>
          <w:rFonts w:ascii="Times New Roman" w:eastAsia="Times New Roman" w:hAnsi="Times New Roman" w:cs="Times New Roman"/>
          <w:sz w:val="24"/>
          <w:szCs w:val="24"/>
        </w:rPr>
        <w:t xml:space="preserve"> 2) high/low self-perceived mental health</w:t>
      </w:r>
      <w:del w:id="203" w:author="Emma Hudgins" w:date="2023-06-08T13:10:00Z">
        <w:r w:rsidR="00512F70" w:rsidDel="00F23BD0">
          <w:rPr>
            <w:rFonts w:ascii="Times New Roman" w:eastAsia="Times New Roman" w:hAnsi="Times New Roman" w:cs="Times New Roman"/>
            <w:sz w:val="24"/>
            <w:szCs w:val="24"/>
          </w:rPr>
          <w:delText>;</w:delText>
        </w:r>
        <w:r w:rsidDel="00F23BD0">
          <w:rPr>
            <w:rFonts w:ascii="Times New Roman" w:eastAsia="Times New Roman" w:hAnsi="Times New Roman" w:cs="Times New Roman"/>
            <w:sz w:val="24"/>
            <w:szCs w:val="24"/>
          </w:rPr>
          <w:delText xml:space="preserve"> and </w:delText>
        </w:r>
        <w:r w:rsidR="00CD4861" w:rsidDel="00F23BD0">
          <w:rPr>
            <w:rFonts w:ascii="Times New Roman" w:eastAsia="Times New Roman" w:hAnsi="Times New Roman" w:cs="Times New Roman"/>
            <w:sz w:val="24"/>
            <w:szCs w:val="24"/>
          </w:rPr>
          <w:delText>3</w:delText>
        </w:r>
        <w:r w:rsidDel="00F23BD0">
          <w:rPr>
            <w:rFonts w:ascii="Times New Roman" w:eastAsia="Times New Roman" w:hAnsi="Times New Roman" w:cs="Times New Roman"/>
            <w:sz w:val="24"/>
            <w:szCs w:val="24"/>
          </w:rPr>
          <w:delText>)</w:delText>
        </w:r>
        <w:r w:rsidR="00855F71" w:rsidDel="00F23BD0">
          <w:rPr>
            <w:rFonts w:ascii="Times New Roman" w:eastAsia="Times New Roman" w:hAnsi="Times New Roman" w:cs="Times New Roman"/>
            <w:sz w:val="24"/>
            <w:szCs w:val="24"/>
          </w:rPr>
          <w:delText xml:space="preserve"> </w:delText>
        </w:r>
        <w:r w:rsidR="00512F70" w:rsidDel="00F23BD0">
          <w:rPr>
            <w:rFonts w:ascii="Times New Roman" w:eastAsia="Times New Roman" w:hAnsi="Times New Roman" w:cs="Times New Roman"/>
            <w:sz w:val="24"/>
            <w:szCs w:val="24"/>
          </w:rPr>
          <w:delText xml:space="preserve">high/low </w:delText>
        </w:r>
        <w:r w:rsidDel="00F23BD0">
          <w:rPr>
            <w:rFonts w:ascii="Times New Roman" w:eastAsia="Times New Roman" w:hAnsi="Times New Roman" w:cs="Times New Roman"/>
            <w:sz w:val="24"/>
            <w:szCs w:val="24"/>
          </w:rPr>
          <w:delText>p</w:delText>
        </w:r>
        <w:r w:rsidR="00855F71" w:rsidDel="00F23BD0">
          <w:rPr>
            <w:rFonts w:ascii="Times New Roman" w:eastAsia="Times New Roman" w:hAnsi="Times New Roman" w:cs="Times New Roman"/>
            <w:sz w:val="24"/>
            <w:szCs w:val="24"/>
          </w:rPr>
          <w:delText>sychological distress</w:delText>
        </w:r>
      </w:del>
      <w:r w:rsidR="00855F71">
        <w:rPr>
          <w:rFonts w:ascii="Times New Roman" w:eastAsia="Times New Roman" w:hAnsi="Times New Roman" w:cs="Times New Roman"/>
          <w:sz w:val="24"/>
          <w:szCs w:val="24"/>
        </w:rPr>
        <w:t>.</w:t>
      </w:r>
      <w:r w:rsidR="00226B9D">
        <w:rPr>
          <w:rFonts w:ascii="Times New Roman" w:eastAsia="Times New Roman" w:hAnsi="Times New Roman" w:cs="Times New Roman"/>
          <w:sz w:val="24"/>
          <w:szCs w:val="24"/>
        </w:rPr>
        <w:t xml:space="preserve"> </w:t>
      </w:r>
      <w:r w:rsidR="00424DA6">
        <w:rPr>
          <w:rFonts w:ascii="Times New Roman" w:eastAsia="Times New Roman" w:hAnsi="Times New Roman" w:cs="Times New Roman"/>
          <w:sz w:val="24"/>
          <w:szCs w:val="24"/>
        </w:rPr>
        <w:t>T</w:t>
      </w:r>
      <w:r w:rsidR="00424DA6" w:rsidRPr="00424DA6">
        <w:rPr>
          <w:rFonts w:ascii="Times New Roman" w:eastAsia="Times New Roman" w:hAnsi="Times New Roman" w:cs="Times New Roman"/>
          <w:sz w:val="24"/>
          <w:szCs w:val="24"/>
        </w:rPr>
        <w:t xml:space="preserve">o control for </w:t>
      </w:r>
      <w:ins w:id="204" w:author="Emma Hudgins" w:date="2023-06-08T13:14:00Z">
        <w:r w:rsidR="00F23BD0">
          <w:rPr>
            <w:rFonts w:ascii="Times New Roman" w:eastAsia="Times New Roman" w:hAnsi="Times New Roman" w:cs="Times New Roman"/>
            <w:sz w:val="24"/>
            <w:szCs w:val="24"/>
          </w:rPr>
          <w:t xml:space="preserve">unexplained spatial variability and </w:t>
        </w:r>
      </w:ins>
      <w:r w:rsidR="00424DA6" w:rsidRPr="00424DA6">
        <w:rPr>
          <w:rFonts w:ascii="Times New Roman" w:eastAsia="Times New Roman" w:hAnsi="Times New Roman" w:cs="Times New Roman"/>
          <w:sz w:val="24"/>
          <w:szCs w:val="24"/>
        </w:rPr>
        <w:t>nonlinear</w:t>
      </w:r>
      <w:r w:rsidR="00424DA6">
        <w:rPr>
          <w:rFonts w:ascii="Times New Roman" w:eastAsia="Times New Roman" w:hAnsi="Times New Roman" w:cs="Times New Roman"/>
          <w:sz w:val="24"/>
          <w:szCs w:val="24"/>
        </w:rPr>
        <w:t xml:space="preserve"> </w:t>
      </w:r>
      <w:del w:id="205" w:author="Emma Hudgins" w:date="2023-06-08T13:14:00Z">
        <w:r w:rsidR="00424DA6" w:rsidDel="00F23BD0">
          <w:rPr>
            <w:rFonts w:ascii="Times New Roman" w:eastAsia="Times New Roman" w:hAnsi="Times New Roman" w:cs="Times New Roman"/>
            <w:sz w:val="24"/>
            <w:szCs w:val="24"/>
          </w:rPr>
          <w:delText>spatial and</w:delText>
        </w:r>
        <w:r w:rsidR="00424DA6" w:rsidRPr="00424DA6" w:rsidDel="00F23BD0">
          <w:rPr>
            <w:rFonts w:ascii="Times New Roman" w:eastAsia="Times New Roman" w:hAnsi="Times New Roman" w:cs="Times New Roman"/>
            <w:sz w:val="24"/>
            <w:szCs w:val="24"/>
          </w:rPr>
          <w:delText xml:space="preserve"> </w:delText>
        </w:r>
      </w:del>
      <w:r w:rsidR="00424DA6" w:rsidRPr="00424DA6">
        <w:rPr>
          <w:rFonts w:ascii="Times New Roman" w:eastAsia="Times New Roman" w:hAnsi="Times New Roman" w:cs="Times New Roman"/>
          <w:sz w:val="24"/>
          <w:szCs w:val="24"/>
        </w:rPr>
        <w:t>temporal variability in mental health</w:t>
      </w:r>
      <w:r w:rsidR="00424DA6">
        <w:rPr>
          <w:rFonts w:ascii="Times New Roman" w:eastAsia="Times New Roman" w:hAnsi="Times New Roman" w:cs="Times New Roman"/>
          <w:sz w:val="24"/>
          <w:szCs w:val="24"/>
        </w:rPr>
        <w:t>, e</w:t>
      </w:r>
      <w:r w:rsidR="00226B9D">
        <w:rPr>
          <w:rFonts w:ascii="Times New Roman" w:eastAsia="Times New Roman" w:hAnsi="Times New Roman" w:cs="Times New Roman"/>
          <w:sz w:val="24"/>
          <w:szCs w:val="24"/>
        </w:rPr>
        <w:t xml:space="preserve">ach model had a basic structure containing CMA as a random effect, as well as a continuous smoother fit to </w:t>
      </w:r>
      <w:r w:rsidR="00191F10">
        <w:rPr>
          <w:rFonts w:ascii="Times New Roman" w:eastAsia="Times New Roman" w:hAnsi="Times New Roman" w:cs="Times New Roman"/>
          <w:sz w:val="24"/>
          <w:szCs w:val="24"/>
        </w:rPr>
        <w:t xml:space="preserve">CCHS </w:t>
      </w:r>
      <w:r w:rsidR="00226B9D">
        <w:rPr>
          <w:rFonts w:ascii="Times New Roman" w:eastAsia="Times New Roman" w:hAnsi="Times New Roman" w:cs="Times New Roman"/>
          <w:sz w:val="24"/>
          <w:szCs w:val="24"/>
        </w:rPr>
        <w:t>survey year and postal code area.</w:t>
      </w:r>
      <w:r w:rsidR="00855F71">
        <w:rPr>
          <w:rFonts w:ascii="Times New Roman" w:eastAsia="Times New Roman" w:hAnsi="Times New Roman" w:cs="Times New Roman"/>
          <w:sz w:val="24"/>
          <w:szCs w:val="24"/>
        </w:rPr>
        <w:t xml:space="preserve"> </w:t>
      </w:r>
      <w:r w:rsidR="00512F70">
        <w:rPr>
          <w:rFonts w:ascii="Times New Roman" w:eastAsia="Times New Roman" w:hAnsi="Times New Roman" w:cs="Times New Roman"/>
          <w:sz w:val="24"/>
          <w:szCs w:val="24"/>
        </w:rPr>
        <w:t xml:space="preserve">For each response variable we fitted </w:t>
      </w:r>
      <w:r w:rsidR="00CD4861">
        <w:rPr>
          <w:rFonts w:ascii="Times New Roman" w:eastAsia="Times New Roman" w:hAnsi="Times New Roman" w:cs="Times New Roman"/>
          <w:sz w:val="24"/>
          <w:szCs w:val="24"/>
        </w:rPr>
        <w:t>four</w:t>
      </w:r>
      <w:r w:rsidR="00512F70">
        <w:rPr>
          <w:rFonts w:ascii="Times New Roman" w:eastAsia="Times New Roman" w:hAnsi="Times New Roman" w:cs="Times New Roman"/>
          <w:sz w:val="24"/>
          <w:szCs w:val="24"/>
        </w:rPr>
        <w:t xml:space="preserve"> models: 1) </w:t>
      </w:r>
      <w:del w:id="206" w:author="Prince Ware, Stephanie (PHAC/ASPC)" w:date="2023-05-09T14:19:00Z">
        <w:r w:rsidR="00226B9D" w:rsidDel="00EC1A02">
          <w:rPr>
            <w:rFonts w:ascii="Times New Roman" w:eastAsia="Times New Roman" w:hAnsi="Times New Roman" w:cs="Times New Roman"/>
            <w:sz w:val="24"/>
            <w:szCs w:val="24"/>
          </w:rPr>
          <w:delText xml:space="preserve">adding </w:delText>
        </w:r>
      </w:del>
      <w:r w:rsidR="00226B9D">
        <w:rPr>
          <w:rFonts w:ascii="Times New Roman" w:eastAsia="Times New Roman" w:hAnsi="Times New Roman" w:cs="Times New Roman"/>
          <w:sz w:val="24"/>
          <w:szCs w:val="24"/>
        </w:rPr>
        <w:t>only</w:t>
      </w:r>
      <w:r w:rsidR="00512F70">
        <w:rPr>
          <w:rFonts w:ascii="Times New Roman" w:eastAsia="Times New Roman" w:hAnsi="Times New Roman" w:cs="Times New Roman"/>
          <w:sz w:val="24"/>
          <w:szCs w:val="24"/>
        </w:rPr>
        <w:t xml:space="preserve"> biodiversity and </w:t>
      </w:r>
      <w:proofErr w:type="spellStart"/>
      <w:r w:rsidR="00541494">
        <w:rPr>
          <w:rFonts w:ascii="Times New Roman" w:eastAsia="Times New Roman" w:hAnsi="Times New Roman" w:cs="Times New Roman"/>
          <w:sz w:val="24"/>
          <w:szCs w:val="24"/>
        </w:rPr>
        <w:t>bluespace</w:t>
      </w:r>
      <w:proofErr w:type="spellEnd"/>
      <w:r w:rsidR="00541494">
        <w:rPr>
          <w:rFonts w:ascii="Times New Roman" w:eastAsia="Times New Roman" w:hAnsi="Times New Roman" w:cs="Times New Roman"/>
          <w:sz w:val="24"/>
          <w:szCs w:val="24"/>
        </w:rPr>
        <w:t>/greenspace</w:t>
      </w:r>
      <w:r w:rsidR="00512F70">
        <w:rPr>
          <w:rFonts w:ascii="Times New Roman" w:eastAsia="Times New Roman" w:hAnsi="Times New Roman" w:cs="Times New Roman"/>
          <w:sz w:val="24"/>
          <w:szCs w:val="24"/>
        </w:rPr>
        <w:t xml:space="preserve"> </w:t>
      </w:r>
      <w:commentRangeStart w:id="207"/>
      <w:del w:id="208" w:author="Prince Ware, Stephanie (PHAC/ASPC)" w:date="2023-05-09T14:19:00Z">
        <w:r w:rsidR="00512F70" w:rsidDel="00EC1A02">
          <w:rPr>
            <w:rFonts w:ascii="Times New Roman" w:eastAsia="Times New Roman" w:hAnsi="Times New Roman" w:cs="Times New Roman"/>
            <w:sz w:val="24"/>
            <w:szCs w:val="24"/>
          </w:rPr>
          <w:delText>covariates</w:delText>
        </w:r>
      </w:del>
      <w:ins w:id="209" w:author="Prince Ware, Stephanie (PHAC/ASPC)" w:date="2023-05-09T14:19:00Z">
        <w:r w:rsidR="00EC1A02">
          <w:rPr>
            <w:rFonts w:ascii="Times New Roman" w:eastAsia="Times New Roman" w:hAnsi="Times New Roman" w:cs="Times New Roman"/>
            <w:sz w:val="24"/>
            <w:szCs w:val="24"/>
          </w:rPr>
          <w:t>exposures</w:t>
        </w:r>
      </w:ins>
      <w:commentRangeEnd w:id="207"/>
      <w:r w:rsidR="002124CF">
        <w:rPr>
          <w:rStyle w:val="CommentReference"/>
        </w:rPr>
        <w:commentReference w:id="207"/>
      </w:r>
      <w:r w:rsidR="00512F70">
        <w:rPr>
          <w:rFonts w:ascii="Times New Roman" w:eastAsia="Times New Roman" w:hAnsi="Times New Roman" w:cs="Times New Roman"/>
          <w:sz w:val="24"/>
          <w:szCs w:val="24"/>
        </w:rPr>
        <w:t xml:space="preserve">; </w:t>
      </w:r>
      <w:r w:rsidR="00541494">
        <w:rPr>
          <w:rFonts w:ascii="Times New Roman" w:eastAsia="Times New Roman" w:hAnsi="Times New Roman" w:cs="Times New Roman"/>
          <w:sz w:val="24"/>
          <w:szCs w:val="24"/>
        </w:rPr>
        <w:t xml:space="preserve">2) adding in </w:t>
      </w:r>
      <w:r w:rsidR="00CD4861">
        <w:rPr>
          <w:rFonts w:ascii="Times New Roman" w:eastAsia="Times New Roman" w:hAnsi="Times New Roman" w:cs="Times New Roman"/>
          <w:sz w:val="24"/>
          <w:szCs w:val="24"/>
        </w:rPr>
        <w:t>age and sex; 3) adding in other socio-demographic characteristics (marital status, income, education, ethnicity, and immigration status)</w:t>
      </w:r>
      <w:r w:rsidR="00541494">
        <w:rPr>
          <w:rFonts w:ascii="Times New Roman" w:eastAsia="Times New Roman" w:hAnsi="Times New Roman" w:cs="Times New Roman"/>
          <w:sz w:val="24"/>
          <w:szCs w:val="24"/>
        </w:rPr>
        <w:t>; and</w:t>
      </w:r>
      <w:r w:rsidR="00974F96">
        <w:rPr>
          <w:rFonts w:ascii="Times New Roman" w:eastAsia="Times New Roman" w:hAnsi="Times New Roman" w:cs="Times New Roman"/>
          <w:sz w:val="24"/>
          <w:szCs w:val="24"/>
        </w:rPr>
        <w:t xml:space="preserve"> </w:t>
      </w:r>
      <w:r w:rsidR="00CD4861">
        <w:rPr>
          <w:rFonts w:ascii="Times New Roman" w:eastAsia="Times New Roman" w:hAnsi="Times New Roman" w:cs="Times New Roman"/>
          <w:sz w:val="24"/>
          <w:szCs w:val="24"/>
        </w:rPr>
        <w:t>4</w:t>
      </w:r>
      <w:r w:rsidR="00974F96">
        <w:rPr>
          <w:rFonts w:ascii="Times New Roman" w:eastAsia="Times New Roman" w:hAnsi="Times New Roman" w:cs="Times New Roman"/>
          <w:sz w:val="24"/>
          <w:szCs w:val="24"/>
        </w:rPr>
        <w:t>)</w:t>
      </w:r>
      <w:r w:rsidR="00541494">
        <w:rPr>
          <w:rFonts w:ascii="Times New Roman" w:eastAsia="Times New Roman" w:hAnsi="Times New Roman" w:cs="Times New Roman"/>
          <w:sz w:val="24"/>
          <w:szCs w:val="24"/>
        </w:rPr>
        <w:t xml:space="preserve"> adding in health </w:t>
      </w:r>
      <w:proofErr w:type="spellStart"/>
      <w:r w:rsidR="00541494">
        <w:rPr>
          <w:rFonts w:ascii="Times New Roman" w:eastAsia="Times New Roman" w:hAnsi="Times New Roman" w:cs="Times New Roman"/>
          <w:sz w:val="24"/>
          <w:szCs w:val="24"/>
        </w:rPr>
        <w:t>behaviours</w:t>
      </w:r>
      <w:proofErr w:type="spellEnd"/>
      <w:r w:rsidR="00541494">
        <w:rPr>
          <w:rFonts w:ascii="Times New Roman" w:eastAsia="Times New Roman" w:hAnsi="Times New Roman" w:cs="Times New Roman"/>
          <w:sz w:val="24"/>
          <w:szCs w:val="24"/>
        </w:rPr>
        <w:t xml:space="preserve">. </w:t>
      </w:r>
      <w:r w:rsidR="00A86CEB">
        <w:rPr>
          <w:rFonts w:ascii="Times New Roman" w:eastAsia="Times New Roman" w:hAnsi="Times New Roman" w:cs="Times New Roman"/>
          <w:sz w:val="24"/>
          <w:szCs w:val="24"/>
        </w:rPr>
        <w:t xml:space="preserve">All continuous covariates were </w:t>
      </w:r>
      <w:proofErr w:type="spellStart"/>
      <w:r w:rsidR="00932064">
        <w:rPr>
          <w:rFonts w:ascii="Times New Roman" w:eastAsia="Times New Roman" w:hAnsi="Times New Roman" w:cs="Times New Roman"/>
          <w:sz w:val="24"/>
          <w:szCs w:val="24"/>
        </w:rPr>
        <w:t>centre</w:t>
      </w:r>
      <w:r w:rsidR="002F3523">
        <w:rPr>
          <w:rFonts w:ascii="Times New Roman" w:eastAsia="Times New Roman" w:hAnsi="Times New Roman" w:cs="Times New Roman"/>
          <w:sz w:val="24"/>
          <w:szCs w:val="24"/>
        </w:rPr>
        <w:t>d</w:t>
      </w:r>
      <w:proofErr w:type="spellEnd"/>
      <w:r w:rsidR="002F3523">
        <w:rPr>
          <w:rFonts w:ascii="Times New Roman" w:eastAsia="Times New Roman" w:hAnsi="Times New Roman" w:cs="Times New Roman"/>
          <w:sz w:val="24"/>
          <w:szCs w:val="24"/>
        </w:rPr>
        <w:t xml:space="preserve"> and</w:t>
      </w:r>
      <w:r w:rsidR="00932064">
        <w:rPr>
          <w:rFonts w:ascii="Times New Roman" w:eastAsia="Times New Roman" w:hAnsi="Times New Roman" w:cs="Times New Roman"/>
          <w:sz w:val="24"/>
          <w:szCs w:val="24"/>
        </w:rPr>
        <w:t xml:space="preserve"> scaled by subtracting the mean and dividing by the standard deviation. </w:t>
      </w:r>
      <w:r w:rsidR="00230018" w:rsidRPr="00424DA6">
        <w:rPr>
          <w:rFonts w:ascii="Times New Roman" w:eastAsia="Times New Roman" w:hAnsi="Times New Roman" w:cs="Times New Roman"/>
          <w:sz w:val="24"/>
          <w:szCs w:val="24"/>
        </w:rPr>
        <w:t xml:space="preserve">All </w:t>
      </w:r>
      <w:r w:rsidR="00820715" w:rsidRPr="00424DA6">
        <w:rPr>
          <w:rFonts w:ascii="Times New Roman" w:eastAsia="Times New Roman" w:hAnsi="Times New Roman" w:cs="Times New Roman"/>
          <w:sz w:val="24"/>
          <w:szCs w:val="24"/>
        </w:rPr>
        <w:t>c</w:t>
      </w:r>
      <w:r w:rsidR="00932064" w:rsidRPr="00424DA6">
        <w:rPr>
          <w:rFonts w:ascii="Times New Roman" w:eastAsia="Times New Roman" w:hAnsi="Times New Roman" w:cs="Times New Roman"/>
          <w:sz w:val="24"/>
          <w:szCs w:val="24"/>
        </w:rPr>
        <w:t>ovariates</w:t>
      </w:r>
      <w:r w:rsidR="00230018" w:rsidRPr="00424DA6">
        <w:rPr>
          <w:rFonts w:ascii="Times New Roman" w:eastAsia="Times New Roman" w:hAnsi="Times New Roman" w:cs="Times New Roman"/>
          <w:sz w:val="24"/>
          <w:szCs w:val="24"/>
        </w:rPr>
        <w:t xml:space="preserve"> apart from survey year and CMA</w:t>
      </w:r>
      <w:r w:rsidR="00932064" w:rsidRPr="00424DA6">
        <w:rPr>
          <w:rFonts w:ascii="Times New Roman" w:eastAsia="Times New Roman" w:hAnsi="Times New Roman" w:cs="Times New Roman"/>
          <w:sz w:val="24"/>
          <w:szCs w:val="24"/>
        </w:rPr>
        <w:t xml:space="preserve"> were</w:t>
      </w:r>
      <w:r w:rsidR="00A86CEB" w:rsidRPr="00424DA6">
        <w:rPr>
          <w:rFonts w:ascii="Times New Roman" w:eastAsia="Times New Roman" w:hAnsi="Times New Roman" w:cs="Times New Roman"/>
          <w:sz w:val="24"/>
          <w:szCs w:val="24"/>
        </w:rPr>
        <w:t xml:space="preserve"> </w:t>
      </w:r>
      <w:r w:rsidR="00932064" w:rsidRPr="00424DA6">
        <w:rPr>
          <w:rFonts w:ascii="Times New Roman" w:eastAsia="Times New Roman" w:hAnsi="Times New Roman" w:cs="Times New Roman"/>
          <w:sz w:val="24"/>
          <w:szCs w:val="24"/>
        </w:rPr>
        <w:t>included as</w:t>
      </w:r>
      <w:r w:rsidR="00A86CEB" w:rsidRPr="00424DA6">
        <w:rPr>
          <w:rFonts w:ascii="Times New Roman" w:eastAsia="Times New Roman" w:hAnsi="Times New Roman" w:cs="Times New Roman"/>
          <w:sz w:val="24"/>
          <w:szCs w:val="24"/>
        </w:rPr>
        <w:t xml:space="preserve"> parametric terms</w:t>
      </w:r>
      <w:r w:rsidR="00820715" w:rsidRPr="00424DA6">
        <w:rPr>
          <w:rFonts w:ascii="Times New Roman" w:eastAsia="Times New Roman" w:hAnsi="Times New Roman" w:cs="Times New Roman"/>
          <w:sz w:val="24"/>
          <w:szCs w:val="24"/>
        </w:rPr>
        <w:t xml:space="preserve"> (i.e., were included in the model without a smoother)</w:t>
      </w:r>
      <w:r w:rsidR="00230018" w:rsidRPr="00424DA6">
        <w:rPr>
          <w:rFonts w:ascii="Times New Roman" w:eastAsia="Times New Roman" w:hAnsi="Times New Roman" w:cs="Times New Roman"/>
          <w:sz w:val="24"/>
          <w:szCs w:val="24"/>
        </w:rPr>
        <w:t xml:space="preserve"> </w:t>
      </w:r>
      <w:r w:rsidR="00424DA6">
        <w:rPr>
          <w:rFonts w:ascii="Times New Roman" w:eastAsia="Times New Roman" w:hAnsi="Times New Roman" w:cs="Times New Roman"/>
          <w:sz w:val="24"/>
          <w:szCs w:val="24"/>
        </w:rPr>
        <w:t>to</w:t>
      </w:r>
      <w:r w:rsidR="000150DE" w:rsidRPr="00424DA6">
        <w:rPr>
          <w:rFonts w:ascii="Times New Roman" w:eastAsia="Times New Roman" w:hAnsi="Times New Roman" w:cs="Times New Roman"/>
          <w:sz w:val="24"/>
          <w:szCs w:val="24"/>
        </w:rPr>
        <w:t xml:space="preserve"> </w:t>
      </w:r>
      <w:r w:rsidR="00424DA6">
        <w:rPr>
          <w:rFonts w:ascii="Times New Roman" w:eastAsia="Times New Roman" w:hAnsi="Times New Roman" w:cs="Times New Roman"/>
          <w:sz w:val="24"/>
          <w:szCs w:val="24"/>
        </w:rPr>
        <w:t>allow comparison of</w:t>
      </w:r>
      <w:r w:rsidR="000150DE" w:rsidRPr="00424DA6">
        <w:rPr>
          <w:rFonts w:ascii="Times New Roman" w:eastAsia="Times New Roman" w:hAnsi="Times New Roman" w:cs="Times New Roman"/>
          <w:sz w:val="24"/>
          <w:szCs w:val="24"/>
        </w:rPr>
        <w:t xml:space="preserve"> the relative influence of categorical and continuous predictors </w:t>
      </w:r>
      <w:r w:rsidR="00230018" w:rsidRPr="00424DA6">
        <w:rPr>
          <w:rFonts w:ascii="Times New Roman" w:eastAsia="Times New Roman" w:hAnsi="Times New Roman" w:cs="Times New Roman"/>
          <w:sz w:val="24"/>
          <w:szCs w:val="24"/>
        </w:rPr>
        <w:t>and penaliz</w:t>
      </w:r>
      <w:r w:rsidR="006C1E4F">
        <w:rPr>
          <w:rFonts w:ascii="Times New Roman" w:eastAsia="Times New Roman" w:hAnsi="Times New Roman" w:cs="Times New Roman"/>
          <w:sz w:val="24"/>
          <w:szCs w:val="24"/>
        </w:rPr>
        <w:t>ing</w:t>
      </w:r>
      <w:r w:rsidR="00230018" w:rsidRPr="00424DA6">
        <w:rPr>
          <w:rFonts w:ascii="Times New Roman" w:eastAsia="Times New Roman" w:hAnsi="Times New Roman" w:cs="Times New Roman"/>
          <w:sz w:val="24"/>
          <w:szCs w:val="24"/>
        </w:rPr>
        <w:t xml:space="preserve"> models against overfitting complex smoothers. </w:t>
      </w:r>
      <w:r w:rsidR="00715F7D">
        <w:rPr>
          <w:rFonts w:ascii="Times New Roman" w:eastAsia="Times New Roman" w:hAnsi="Times New Roman" w:cs="Times New Roman"/>
          <w:sz w:val="24"/>
          <w:szCs w:val="24"/>
        </w:rPr>
        <w:t>Different amounts of missing data mean</w:t>
      </w:r>
      <w:r w:rsidR="00280802">
        <w:rPr>
          <w:rFonts w:ascii="Times New Roman" w:eastAsia="Times New Roman" w:hAnsi="Times New Roman" w:cs="Times New Roman"/>
          <w:sz w:val="24"/>
          <w:szCs w:val="24"/>
        </w:rPr>
        <w:t>t</w:t>
      </w:r>
      <w:r w:rsidR="00715F7D">
        <w:rPr>
          <w:rFonts w:ascii="Times New Roman" w:eastAsia="Times New Roman" w:hAnsi="Times New Roman" w:cs="Times New Roman"/>
          <w:sz w:val="24"/>
          <w:szCs w:val="24"/>
        </w:rPr>
        <w:t xml:space="preserve"> that each of these models contained a </w:t>
      </w:r>
      <w:r w:rsidR="00B076D5">
        <w:rPr>
          <w:rFonts w:ascii="Times New Roman" w:eastAsia="Times New Roman" w:hAnsi="Times New Roman" w:cs="Times New Roman"/>
          <w:sz w:val="24"/>
          <w:szCs w:val="24"/>
        </w:rPr>
        <w:t>different</w:t>
      </w:r>
      <w:r w:rsidR="00715F7D">
        <w:rPr>
          <w:rFonts w:ascii="Times New Roman" w:eastAsia="Times New Roman" w:hAnsi="Times New Roman" w:cs="Times New Roman"/>
          <w:sz w:val="24"/>
          <w:szCs w:val="24"/>
        </w:rPr>
        <w:t xml:space="preserve"> sample size of complete cases. </w:t>
      </w:r>
    </w:p>
    <w:p w14:paraId="09B32EBD" w14:textId="4C6711DC" w:rsidR="001F4252" w:rsidRDefault="00FB121B" w:rsidP="00541494">
      <w:pPr>
        <w:spacing w:after="160" w:line="256"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r w:rsidR="00B076D5">
        <w:rPr>
          <w:rFonts w:ascii="Times New Roman" w:eastAsia="Times New Roman" w:hAnsi="Times New Roman" w:cs="Times New Roman"/>
          <w:sz w:val="24"/>
          <w:szCs w:val="24"/>
        </w:rPr>
        <w:t>the first model</w:t>
      </w:r>
      <w:r>
        <w:rPr>
          <w:rFonts w:ascii="Times New Roman" w:eastAsia="Times New Roman" w:hAnsi="Times New Roman" w:cs="Times New Roman"/>
          <w:sz w:val="24"/>
          <w:szCs w:val="24"/>
        </w:rPr>
        <w:t xml:space="preserve">, we chose the </w:t>
      </w:r>
      <w:r w:rsidR="00B076D5">
        <w:rPr>
          <w:rFonts w:ascii="Times New Roman" w:eastAsia="Times New Roman" w:hAnsi="Times New Roman" w:cs="Times New Roman"/>
          <w:sz w:val="24"/>
          <w:szCs w:val="24"/>
        </w:rPr>
        <w:t>most parsimonious</w:t>
      </w:r>
      <w:r>
        <w:rPr>
          <w:rFonts w:ascii="Times New Roman" w:eastAsia="Times New Roman" w:hAnsi="Times New Roman" w:cs="Times New Roman"/>
          <w:sz w:val="24"/>
          <w:szCs w:val="24"/>
        </w:rPr>
        <w:t xml:space="preserve"> combination of NDVI, tree and bird diversity metrics</w:t>
      </w:r>
      <w:r w:rsidR="00B076D5">
        <w:rPr>
          <w:rFonts w:ascii="Times New Roman" w:eastAsia="Times New Roman" w:hAnsi="Times New Roman" w:cs="Times New Roman"/>
          <w:sz w:val="24"/>
          <w:szCs w:val="24"/>
        </w:rPr>
        <w:t xml:space="preserve">, and distance to and density of </w:t>
      </w:r>
      <w:proofErr w:type="spellStart"/>
      <w:r w:rsidR="00B076D5">
        <w:rPr>
          <w:rFonts w:ascii="Times New Roman" w:eastAsia="Times New Roman" w:hAnsi="Times New Roman" w:cs="Times New Roman"/>
          <w:sz w:val="24"/>
          <w:szCs w:val="24"/>
        </w:rPr>
        <w:t>bluespace</w:t>
      </w:r>
      <w:proofErr w:type="spellEnd"/>
      <w:r w:rsidR="00B076D5">
        <w:rPr>
          <w:rFonts w:ascii="Times New Roman" w:eastAsia="Times New Roman" w:hAnsi="Times New Roman" w:cs="Times New Roman"/>
          <w:sz w:val="24"/>
          <w:szCs w:val="24"/>
        </w:rPr>
        <w:t>/greenspace</w:t>
      </w:r>
      <w:r>
        <w:rPr>
          <w:rFonts w:ascii="Times New Roman" w:eastAsia="Times New Roman" w:hAnsi="Times New Roman" w:cs="Times New Roman"/>
          <w:sz w:val="24"/>
          <w:szCs w:val="24"/>
        </w:rPr>
        <w:t xml:space="preserve"> </w:t>
      </w:r>
      <w:r w:rsidR="00B076D5">
        <w:rPr>
          <w:rFonts w:ascii="Times New Roman" w:eastAsia="Times New Roman" w:hAnsi="Times New Roman" w:cs="Times New Roman"/>
          <w:sz w:val="24"/>
          <w:szCs w:val="24"/>
        </w:rPr>
        <w:t xml:space="preserve">by fitting models </w:t>
      </w:r>
      <w:r w:rsidR="00820715">
        <w:rPr>
          <w:rFonts w:ascii="Times New Roman" w:eastAsia="Times New Roman" w:hAnsi="Times New Roman" w:cs="Times New Roman"/>
          <w:sz w:val="24"/>
          <w:szCs w:val="24"/>
        </w:rPr>
        <w:t xml:space="preserve">with different combinations </w:t>
      </w:r>
      <w:r w:rsidR="00B076D5">
        <w:rPr>
          <w:rFonts w:ascii="Times New Roman" w:eastAsia="Times New Roman" w:hAnsi="Times New Roman" w:cs="Times New Roman"/>
          <w:sz w:val="24"/>
          <w:szCs w:val="24"/>
        </w:rPr>
        <w:t xml:space="preserve">and selecting </w:t>
      </w:r>
      <w:r w:rsidR="002F3523">
        <w:rPr>
          <w:rFonts w:ascii="Times New Roman" w:eastAsia="Times New Roman" w:hAnsi="Times New Roman" w:cs="Times New Roman"/>
          <w:sz w:val="24"/>
          <w:szCs w:val="24"/>
        </w:rPr>
        <w:t>the mode</w:t>
      </w:r>
      <w:r w:rsidR="000150DE">
        <w:rPr>
          <w:rFonts w:ascii="Times New Roman" w:eastAsia="Times New Roman" w:hAnsi="Times New Roman" w:cs="Times New Roman"/>
          <w:sz w:val="24"/>
          <w:szCs w:val="24"/>
        </w:rPr>
        <w:t>l</w:t>
      </w:r>
      <w:r w:rsidR="002F3523">
        <w:rPr>
          <w:rFonts w:ascii="Times New Roman" w:eastAsia="Times New Roman" w:hAnsi="Times New Roman" w:cs="Times New Roman"/>
          <w:sz w:val="24"/>
          <w:szCs w:val="24"/>
        </w:rPr>
        <w:t xml:space="preserve"> </w:t>
      </w:r>
      <w:r w:rsidR="00B076D5">
        <w:rPr>
          <w:rFonts w:ascii="Times New Roman" w:eastAsia="Times New Roman" w:hAnsi="Times New Roman" w:cs="Times New Roman"/>
          <w:sz w:val="24"/>
          <w:szCs w:val="24"/>
        </w:rPr>
        <w:t xml:space="preserve">with the lowest </w:t>
      </w:r>
      <w:r w:rsidR="00280802">
        <w:rPr>
          <w:rFonts w:ascii="Times New Roman" w:eastAsia="Times New Roman" w:hAnsi="Times New Roman" w:cs="Times New Roman"/>
          <w:sz w:val="24"/>
          <w:szCs w:val="24"/>
        </w:rPr>
        <w:t>AIC for each response variable</w:t>
      </w:r>
      <w:r w:rsidR="002F3523">
        <w:rPr>
          <w:rFonts w:ascii="Times New Roman" w:eastAsia="Times New Roman" w:hAnsi="Times New Roman" w:cs="Times New Roman"/>
          <w:sz w:val="24"/>
          <w:szCs w:val="24"/>
        </w:rPr>
        <w:t xml:space="preserve"> (24 possible models)</w:t>
      </w:r>
      <w:r>
        <w:rPr>
          <w:rFonts w:ascii="Times New Roman" w:eastAsia="Times New Roman" w:hAnsi="Times New Roman" w:cs="Times New Roman"/>
          <w:sz w:val="24"/>
          <w:szCs w:val="24"/>
        </w:rPr>
        <w:t xml:space="preserve">. </w:t>
      </w:r>
      <w:r w:rsidR="00541494">
        <w:rPr>
          <w:rFonts w:ascii="Times New Roman" w:eastAsia="Times New Roman" w:hAnsi="Times New Roman" w:cs="Times New Roman"/>
          <w:sz w:val="24"/>
          <w:szCs w:val="24"/>
        </w:rPr>
        <w:t xml:space="preserve">We fitted these model sets for all data, data from low marginalization neighborhoods, and data from high marginalization neighborhoods. This resulted in a total of </w:t>
      </w:r>
      <w:r w:rsidR="002F3523">
        <w:rPr>
          <w:rFonts w:ascii="Times New Roman" w:eastAsia="Times New Roman" w:hAnsi="Times New Roman" w:cs="Times New Roman"/>
          <w:sz w:val="24"/>
          <w:szCs w:val="24"/>
        </w:rPr>
        <w:t xml:space="preserve">27 possible </w:t>
      </w:r>
      <w:r w:rsidR="00541494">
        <w:rPr>
          <w:rFonts w:ascii="Times New Roman" w:eastAsia="Times New Roman" w:hAnsi="Times New Roman" w:cs="Times New Roman"/>
          <w:sz w:val="24"/>
          <w:szCs w:val="24"/>
        </w:rPr>
        <w:t>models</w:t>
      </w:r>
      <w:r w:rsidR="002F3523">
        <w:rPr>
          <w:rFonts w:ascii="Times New Roman" w:eastAsia="Times New Roman" w:hAnsi="Times New Roman" w:cs="Times New Roman"/>
          <w:sz w:val="24"/>
          <w:szCs w:val="24"/>
        </w:rPr>
        <w:t xml:space="preserve"> for each marginalization stratification/response variable combination, or </w:t>
      </w:r>
      <w:del w:id="210" w:author="Emma Hudgins" w:date="2023-06-08T13:10:00Z">
        <w:r w:rsidR="002F3523" w:rsidDel="00F23BD0">
          <w:rPr>
            <w:rFonts w:ascii="Times New Roman" w:eastAsia="Times New Roman" w:hAnsi="Times New Roman" w:cs="Times New Roman"/>
            <w:sz w:val="24"/>
            <w:szCs w:val="24"/>
          </w:rPr>
          <w:delText xml:space="preserve">243 </w:delText>
        </w:r>
      </w:del>
      <w:ins w:id="211" w:author="Emma Hudgins" w:date="2023-06-08T13:10:00Z">
        <w:r w:rsidR="00F23BD0">
          <w:rPr>
            <w:rFonts w:ascii="Times New Roman" w:eastAsia="Times New Roman" w:hAnsi="Times New Roman" w:cs="Times New Roman"/>
            <w:sz w:val="24"/>
            <w:szCs w:val="24"/>
          </w:rPr>
          <w:t xml:space="preserve">162 </w:t>
        </w:r>
      </w:ins>
      <w:r w:rsidR="002F3523">
        <w:rPr>
          <w:rFonts w:ascii="Times New Roman" w:eastAsia="Times New Roman" w:hAnsi="Times New Roman" w:cs="Times New Roman"/>
          <w:sz w:val="24"/>
          <w:szCs w:val="24"/>
        </w:rPr>
        <w:t>total models</w:t>
      </w:r>
      <w:r w:rsidR="00541494">
        <w:rPr>
          <w:rFonts w:ascii="Times New Roman" w:eastAsia="Times New Roman" w:hAnsi="Times New Roman" w:cs="Times New Roman"/>
          <w:sz w:val="24"/>
          <w:szCs w:val="24"/>
        </w:rPr>
        <w:t xml:space="preserve">. </w:t>
      </w:r>
      <w:commentRangeStart w:id="212"/>
      <w:r w:rsidR="00541494">
        <w:rPr>
          <w:rFonts w:ascii="Times New Roman" w:eastAsia="Times New Roman" w:hAnsi="Times New Roman" w:cs="Times New Roman"/>
          <w:sz w:val="24"/>
          <w:szCs w:val="24"/>
        </w:rPr>
        <w:t>To assess collin</w:t>
      </w:r>
      <w:r w:rsidR="000150DE">
        <w:rPr>
          <w:rFonts w:ascii="Times New Roman" w:eastAsia="Times New Roman" w:hAnsi="Times New Roman" w:cs="Times New Roman"/>
          <w:sz w:val="24"/>
          <w:szCs w:val="24"/>
        </w:rPr>
        <w:t>e</w:t>
      </w:r>
      <w:r w:rsidR="00541494">
        <w:rPr>
          <w:rFonts w:ascii="Times New Roman" w:eastAsia="Times New Roman" w:hAnsi="Times New Roman" w:cs="Times New Roman"/>
          <w:sz w:val="24"/>
          <w:szCs w:val="24"/>
        </w:rPr>
        <w:t xml:space="preserve">arity among </w:t>
      </w:r>
      <w:ins w:id="213" w:author="Emma Hudgins" w:date="2023-06-08T12:47:00Z">
        <w:r w:rsidR="002124CF">
          <w:rPr>
            <w:rFonts w:ascii="Times New Roman" w:eastAsia="Times New Roman" w:hAnsi="Times New Roman" w:cs="Times New Roman"/>
            <w:sz w:val="24"/>
            <w:szCs w:val="24"/>
          </w:rPr>
          <w:t xml:space="preserve">independent </w:t>
        </w:r>
      </w:ins>
      <w:del w:id="214" w:author="Emma Hudgins" w:date="2023-06-08T12:46:00Z">
        <w:r w:rsidR="00541494" w:rsidDel="002124CF">
          <w:rPr>
            <w:rFonts w:ascii="Times New Roman" w:eastAsia="Times New Roman" w:hAnsi="Times New Roman" w:cs="Times New Roman"/>
            <w:sz w:val="24"/>
            <w:szCs w:val="24"/>
          </w:rPr>
          <w:delText xml:space="preserve">covariates </w:delText>
        </w:r>
      </w:del>
      <w:ins w:id="215" w:author="Emma Hudgins" w:date="2023-06-08T12:46:00Z">
        <w:r w:rsidR="002124CF">
          <w:rPr>
            <w:rFonts w:ascii="Times New Roman" w:eastAsia="Times New Roman" w:hAnsi="Times New Roman" w:cs="Times New Roman"/>
            <w:sz w:val="24"/>
            <w:szCs w:val="24"/>
          </w:rPr>
          <w:t>variables</w:t>
        </w:r>
      </w:ins>
      <w:ins w:id="216" w:author="Emma Hudgins" w:date="2023-06-08T12:47:00Z">
        <w:r w:rsidR="002124CF">
          <w:rPr>
            <w:rFonts w:ascii="Times New Roman" w:eastAsia="Times New Roman" w:hAnsi="Times New Roman" w:cs="Times New Roman"/>
            <w:sz w:val="24"/>
            <w:szCs w:val="24"/>
          </w:rPr>
          <w:t xml:space="preserve"> (including covariates)</w:t>
        </w:r>
      </w:ins>
      <w:ins w:id="217" w:author="Emma Hudgins" w:date="2023-06-08T12:46:00Z">
        <w:r w:rsidR="002124CF">
          <w:rPr>
            <w:rFonts w:ascii="Times New Roman" w:eastAsia="Times New Roman" w:hAnsi="Times New Roman" w:cs="Times New Roman"/>
            <w:sz w:val="24"/>
            <w:szCs w:val="24"/>
          </w:rPr>
          <w:t xml:space="preserve">, </w:t>
        </w:r>
      </w:ins>
      <w:r w:rsidR="00541494">
        <w:rPr>
          <w:rFonts w:ascii="Times New Roman" w:eastAsia="Times New Roman" w:hAnsi="Times New Roman" w:cs="Times New Roman"/>
          <w:sz w:val="24"/>
          <w:szCs w:val="24"/>
        </w:rPr>
        <w:t>we computed a Spearman’s correlation matrix.</w:t>
      </w:r>
      <w:commentRangeEnd w:id="212"/>
      <w:r w:rsidR="003D051C">
        <w:rPr>
          <w:rStyle w:val="CommentReference"/>
        </w:rPr>
        <w:commentReference w:id="212"/>
      </w:r>
      <w:r w:rsidR="00541494">
        <w:rPr>
          <w:rFonts w:ascii="Times New Roman" w:eastAsia="Times New Roman" w:hAnsi="Times New Roman" w:cs="Times New Roman"/>
          <w:sz w:val="24"/>
          <w:szCs w:val="24"/>
        </w:rPr>
        <w:t xml:space="preserve"> For </w:t>
      </w:r>
      <w:ins w:id="218" w:author="Emma Hudgins" w:date="2023-06-08T12:47:00Z">
        <w:r w:rsidR="002124CF">
          <w:rPr>
            <w:rFonts w:ascii="Times New Roman" w:eastAsia="Times New Roman" w:hAnsi="Times New Roman" w:cs="Times New Roman"/>
            <w:sz w:val="24"/>
            <w:szCs w:val="24"/>
          </w:rPr>
          <w:t xml:space="preserve">independent </w:t>
        </w:r>
      </w:ins>
      <w:del w:id="219" w:author="Emma Hudgins" w:date="2023-06-08T12:46:00Z">
        <w:r w:rsidR="00541494" w:rsidDel="002124CF">
          <w:rPr>
            <w:rFonts w:ascii="Times New Roman" w:eastAsia="Times New Roman" w:hAnsi="Times New Roman" w:cs="Times New Roman"/>
            <w:sz w:val="24"/>
            <w:szCs w:val="24"/>
          </w:rPr>
          <w:delText xml:space="preserve">covariates </w:delText>
        </w:r>
      </w:del>
      <w:ins w:id="220" w:author="Emma Hudgins" w:date="2023-06-08T12:46:00Z">
        <w:r w:rsidR="002124CF">
          <w:rPr>
            <w:rFonts w:ascii="Times New Roman" w:eastAsia="Times New Roman" w:hAnsi="Times New Roman" w:cs="Times New Roman"/>
            <w:sz w:val="24"/>
            <w:szCs w:val="24"/>
          </w:rPr>
          <w:t>vari</w:t>
        </w:r>
      </w:ins>
      <w:ins w:id="221" w:author="Emma Hudgins" w:date="2023-06-08T12:47:00Z">
        <w:r w:rsidR="002124CF">
          <w:rPr>
            <w:rFonts w:ascii="Times New Roman" w:eastAsia="Times New Roman" w:hAnsi="Times New Roman" w:cs="Times New Roman"/>
            <w:sz w:val="24"/>
            <w:szCs w:val="24"/>
          </w:rPr>
          <w:t>ables</w:t>
        </w:r>
      </w:ins>
      <w:ins w:id="222" w:author="Emma Hudgins" w:date="2023-06-08T12:46:00Z">
        <w:r w:rsidR="002124CF">
          <w:rPr>
            <w:rFonts w:ascii="Times New Roman" w:eastAsia="Times New Roman" w:hAnsi="Times New Roman" w:cs="Times New Roman"/>
            <w:sz w:val="24"/>
            <w:szCs w:val="24"/>
          </w:rPr>
          <w:t xml:space="preserve"> </w:t>
        </w:r>
      </w:ins>
      <w:r w:rsidR="00541494">
        <w:rPr>
          <w:rFonts w:ascii="Times New Roman" w:eastAsia="Times New Roman" w:hAnsi="Times New Roman" w:cs="Times New Roman"/>
          <w:sz w:val="24"/>
          <w:szCs w:val="24"/>
        </w:rPr>
        <w:t>with a correlation coefficient (R) greater than 0.</w:t>
      </w:r>
      <w:r w:rsidR="00177860">
        <w:rPr>
          <w:rFonts w:ascii="Times New Roman" w:eastAsia="Times New Roman" w:hAnsi="Times New Roman" w:cs="Times New Roman"/>
          <w:sz w:val="24"/>
          <w:szCs w:val="24"/>
        </w:rPr>
        <w:t xml:space="preserve">7 </w:t>
      </w:r>
      <w:r w:rsidR="00177860">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&lt;EndNote&gt;&lt;Cite&gt;&lt;Author&gt;Dormann&lt;/Author&gt;&lt;Year&gt;2013&lt;/Year&gt;&lt;RecNum&gt;3433&lt;/RecNum&gt;&lt;DisplayText&gt;(70)&lt;/DisplayText&gt;&lt;record&gt;&lt;rec-number&gt;3433&lt;/rec-number&gt;&lt;foreign-keys&gt;&lt;key app="EN" db-id="0tx92atzmzfz91ee2f5xfzeiwz5vpr2zdzzv" timestamp="1548962758"&gt;3433&lt;/key&gt;&lt;/foreign-keys&gt;&lt;ref-type name="Journal Article"&gt;17&lt;/ref-type&gt;&lt;contributors&gt;&lt;authors&gt;&lt;author&gt;Dormann, Carsten F.&lt;/author&gt;&lt;author&gt;Elith, Jane&lt;/author&gt;&lt;author&gt;Bacher, Sven&lt;/author&gt;&lt;author&gt;Buchmann, Carsten&lt;/author&gt;&lt;author&gt;Carl, Gudrun&lt;/author&gt;&lt;author&gt;Carré, Gabriel&lt;/author&gt;&lt;author&gt;Marquéz, Jaime R. García&lt;/author&gt;&lt;author&gt;Gruber, Bernd&lt;/author&gt;&lt;author&gt;Lafourcade, Bruno&lt;/author&gt;&lt;author&gt;Leitão, Pedro J.&lt;/author&gt;&lt;author&gt;Münkemüller, Tamara&lt;/author&gt;&lt;author&gt;McClean, Colin&lt;/author&gt;&lt;author&gt;Osborne, Patrick E.&lt;/author&gt;&lt;author&gt;Reineking, Björn&lt;/author&gt;&lt;author&gt;Schröder, Boris&lt;/author&gt;&lt;author&gt;Skidmore, Andrew K.&lt;/author&gt;&lt;author&gt;Zurell, Damaris&lt;/author&gt;&lt;author&gt;Lautenbach, Sven&lt;/author&gt;&lt;/authors&gt;&lt;/contributors&gt;&lt;titles&gt;&lt;title&gt;Collinearity: a review of methods to deal with it and a simulation study evaluating their performance&lt;/title&gt;&lt;secondary-title&gt;Ecography&lt;/secondary-title&gt;&lt;/titles&gt;&lt;periodical&gt;&lt;full-title&gt;Ecography&lt;/full-title&gt;&lt;abbr-1&gt;Ecography&lt;/abbr-1&gt;&lt;/periodical&gt;&lt;pages&gt;27-46&lt;/pages&gt;&lt;volume&gt;36&lt;/volume&gt;&lt;number&gt;1&lt;/number&gt;&lt;dates&gt;&lt;year&gt;2013&lt;/year&gt;&lt;/dates&gt;&lt;urls&gt;&lt;related-urls&gt;&lt;url&gt;https://onlinelibrary.wiley.com/doi/abs/10.1111/j.1600-0587.2012.07348.x&lt;/url&gt;&lt;/related-urls&gt;&lt;/urls&gt;&lt;electronic-resource-num&gt;doi:10.1111/j.1600-0587.2012.07348.x&lt;/electronic-resource-num&gt;&lt;/record&gt;&lt;/Cite&gt;&lt;/EndNote&gt;</w:instrText>
      </w:r>
      <w:r w:rsidR="00177860">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(70)</w:t>
      </w:r>
      <w:r w:rsidR="00177860">
        <w:rPr>
          <w:rFonts w:ascii="Times New Roman" w:eastAsia="Times New Roman" w:hAnsi="Times New Roman" w:cs="Times New Roman"/>
          <w:sz w:val="24"/>
          <w:szCs w:val="24"/>
        </w:rPr>
        <w:fldChar w:fldCharType="end"/>
      </w:r>
      <w:r w:rsidR="00541494">
        <w:rPr>
          <w:rFonts w:ascii="Times New Roman" w:eastAsia="Times New Roman" w:hAnsi="Times New Roman" w:cs="Times New Roman"/>
          <w:sz w:val="24"/>
          <w:szCs w:val="24"/>
        </w:rPr>
        <w:t xml:space="preserve"> we included one of each covariate in a separate model</w:t>
      </w:r>
      <w:r w:rsidR="006B1C53">
        <w:rPr>
          <w:rFonts w:ascii="Times New Roman" w:eastAsia="Times New Roman" w:hAnsi="Times New Roman" w:cs="Times New Roman"/>
          <w:sz w:val="24"/>
          <w:szCs w:val="24"/>
        </w:rPr>
        <w:t xml:space="preserve"> (where it was the only term)</w:t>
      </w:r>
      <w:r w:rsidR="00541494">
        <w:rPr>
          <w:rFonts w:ascii="Times New Roman" w:eastAsia="Times New Roman" w:hAnsi="Times New Roman" w:cs="Times New Roman"/>
          <w:sz w:val="24"/>
          <w:szCs w:val="24"/>
        </w:rPr>
        <w:t xml:space="preserve"> and chose the covariate with the model that resulted in the lowest Akaike’s Information Criterion (AIC).</w:t>
      </w:r>
      <w:r w:rsidR="00715F7D">
        <w:rPr>
          <w:rFonts w:ascii="Times New Roman" w:eastAsia="Times New Roman" w:hAnsi="Times New Roman" w:cs="Times New Roman"/>
          <w:sz w:val="24"/>
          <w:szCs w:val="24"/>
        </w:rPr>
        <w:t xml:space="preserve"> Each </w:t>
      </w:r>
      <w:r w:rsidR="00715F7D">
        <w:rPr>
          <w:rFonts w:ascii="Times New Roman" w:eastAsia="Times New Roman" w:hAnsi="Times New Roman" w:cs="Times New Roman"/>
          <w:i/>
          <w:iCs/>
          <w:sz w:val="24"/>
          <w:szCs w:val="24"/>
        </w:rPr>
        <w:t>BAM</w:t>
      </w:r>
      <w:r w:rsidR="00715F7D">
        <w:rPr>
          <w:rFonts w:ascii="Times New Roman" w:eastAsia="Times New Roman" w:hAnsi="Times New Roman" w:cs="Times New Roman"/>
          <w:sz w:val="24"/>
          <w:szCs w:val="24"/>
        </w:rPr>
        <w:t xml:space="preserve"> fit was further assessed for </w:t>
      </w:r>
      <w:proofErr w:type="spellStart"/>
      <w:r w:rsidR="00715F7D">
        <w:rPr>
          <w:rFonts w:ascii="Times New Roman" w:eastAsia="Times New Roman" w:hAnsi="Times New Roman" w:cs="Times New Roman"/>
          <w:sz w:val="24"/>
          <w:szCs w:val="24"/>
        </w:rPr>
        <w:t>concurvity</w:t>
      </w:r>
      <w:proofErr w:type="spellEnd"/>
      <w:r w:rsidR="008A3BCD">
        <w:rPr>
          <w:rFonts w:ascii="Times New Roman" w:eastAsia="Times New Roman" w:hAnsi="Times New Roman" w:cs="Times New Roman"/>
          <w:sz w:val="24"/>
          <w:szCs w:val="24"/>
        </w:rPr>
        <w:t xml:space="preserve"> </w:t>
      </w:r>
      <w:r w:rsidR="008A3BCD">
        <w:rPr>
          <w:rFonts w:ascii="Times New Roman" w:eastAsia="Times New Roman" w:hAnsi="Times New Roman" w:cs="Times New Roman"/>
          <w:sz w:val="24"/>
          <w:szCs w:val="24"/>
        </w:rPr>
        <w:fldChar w:fldCharType="begin"/>
      </w:r>
      <w:r w:rsidR="00054148">
        <w:rPr>
          <w:rFonts w:ascii="Times New Roman" w:eastAsia="Times New Roman" w:hAnsi="Times New Roman" w:cs="Times New Roman"/>
          <w:sz w:val="24"/>
          <w:szCs w:val="24"/>
        </w:rPr>
        <w:instrText xml:space="preserve"> ADDIN EN.CITE &lt;EndNote&gt;&lt;Cite&gt;&lt;Author&gt;Amodio&lt;/Author&gt;&lt;Year&gt;2015&lt;/Year&gt;&lt;RecNum&gt;4964&lt;/RecNum&gt;&lt;Prefix&gt;the GAM equivalent of multicollinearity`; &lt;/Prefix&gt;&lt;DisplayText&gt;(the GAM equivalent of multicollinearity; 71)&lt;/DisplayText&gt;&lt;record&gt;&lt;rec-number&gt;4964&lt;/rec-number&gt;&lt;foreign-keys&gt;&lt;key app="EN" db-id="0tx92atzmzfz91ee2f5xfzeiwz5vpr2zdzzv" timestamp="1680026964"&gt;4964&lt;/key&gt;&lt;/foreign-keys&gt;&lt;ref-type name="Journal Article"&gt;17&lt;/ref-type&gt;&lt;contributors&gt;&lt;authors&gt;&lt;author&gt;Amodio, Sonia&lt;/author&gt;&lt;author&gt;Aria, Massimo&lt;/author&gt;&lt;author&gt;D&amp;apos;Ambrosio, Antonio&lt;/author&gt;&lt;/authors&gt;&lt;/contributors&gt;&lt;titles&gt;&lt;title&gt;On concurvity in nonlinear and nonparametric regression models&lt;/title&gt;&lt;secondary-title&gt;Statistica&lt;/secondary-title&gt;&lt;/titles&gt;&lt;periodical&gt;&lt;full-title&gt;Statistica&lt;/full-title&gt;&lt;/periodical&gt;&lt;pages&gt;85-98&lt;/pages&gt;&lt;volume&gt;74&lt;/volume&gt;&lt;number&gt;1&lt;/number&gt;&lt;dates&gt;&lt;year&gt;2015&lt;/year&gt;&lt;pub-dates&gt;&lt;date&gt;01/01&lt;/date&gt;&lt;/pub-dates&gt;&lt;/dates&gt;&lt;urls&gt;&lt;/urls&gt;&lt;electronic-resource-num&gt;10.13140/2.1.1534.5289&lt;/electronic-resource-num&gt;&lt;/record&gt;&lt;/Cite&gt;&lt;/EndNote&gt;</w:instrText>
      </w:r>
      <w:r w:rsidR="008A3BCD">
        <w:rPr>
          <w:rFonts w:ascii="Times New Roman" w:eastAsia="Times New Roman" w:hAnsi="Times New Roman" w:cs="Times New Roman"/>
          <w:sz w:val="24"/>
          <w:szCs w:val="24"/>
        </w:rPr>
        <w:fldChar w:fldCharType="separate"/>
      </w:r>
      <w:r w:rsidR="00054148">
        <w:rPr>
          <w:rFonts w:ascii="Times New Roman" w:eastAsia="Times New Roman" w:hAnsi="Times New Roman" w:cs="Times New Roman"/>
          <w:noProof/>
          <w:sz w:val="24"/>
          <w:szCs w:val="24"/>
        </w:rPr>
        <w:t>(the GAM equivalent of multicollinearity; 71)</w:t>
      </w:r>
      <w:r w:rsidR="008A3BCD">
        <w:rPr>
          <w:rFonts w:ascii="Times New Roman" w:eastAsia="Times New Roman" w:hAnsi="Times New Roman" w:cs="Times New Roman"/>
          <w:sz w:val="24"/>
          <w:szCs w:val="24"/>
        </w:rPr>
        <w:fldChar w:fldCharType="end"/>
      </w:r>
      <w:r w:rsidR="00C07BAD">
        <w:rPr>
          <w:rFonts w:ascii="Times New Roman" w:eastAsia="Times New Roman" w:hAnsi="Times New Roman" w:cs="Times New Roman"/>
          <w:sz w:val="24"/>
          <w:szCs w:val="24"/>
        </w:rPr>
        <w:t xml:space="preserve">, which can persist among smoothed terms even in the absence of strongly collinear variables. When high </w:t>
      </w:r>
      <w:proofErr w:type="spellStart"/>
      <w:r w:rsidR="00C07BAD">
        <w:rPr>
          <w:rFonts w:ascii="Times New Roman" w:eastAsia="Times New Roman" w:hAnsi="Times New Roman" w:cs="Times New Roman"/>
          <w:sz w:val="24"/>
          <w:szCs w:val="24"/>
        </w:rPr>
        <w:t>concurvity</w:t>
      </w:r>
      <w:proofErr w:type="spellEnd"/>
      <w:r w:rsidR="00C07BAD">
        <w:rPr>
          <w:rFonts w:ascii="Times New Roman" w:eastAsia="Times New Roman" w:hAnsi="Times New Roman" w:cs="Times New Roman"/>
          <w:sz w:val="24"/>
          <w:szCs w:val="24"/>
        </w:rPr>
        <w:t xml:space="preserve"> was detected for </w:t>
      </w:r>
      <w:r w:rsidR="000150DE">
        <w:rPr>
          <w:rFonts w:ascii="Times New Roman" w:eastAsia="Times New Roman" w:hAnsi="Times New Roman" w:cs="Times New Roman"/>
          <w:sz w:val="24"/>
          <w:szCs w:val="24"/>
        </w:rPr>
        <w:t>survey year</w:t>
      </w:r>
      <w:r w:rsidR="00C07BAD">
        <w:rPr>
          <w:rFonts w:ascii="Times New Roman" w:eastAsia="Times New Roman" w:hAnsi="Times New Roman" w:cs="Times New Roman"/>
          <w:sz w:val="24"/>
          <w:szCs w:val="24"/>
        </w:rPr>
        <w:t xml:space="preserve"> (worst case </w:t>
      </w:r>
      <w:proofErr w:type="spellStart"/>
      <w:r w:rsidR="00C07BAD">
        <w:rPr>
          <w:rFonts w:ascii="Times New Roman" w:eastAsia="Times New Roman" w:hAnsi="Times New Roman" w:cs="Times New Roman"/>
          <w:sz w:val="24"/>
          <w:szCs w:val="24"/>
        </w:rPr>
        <w:t>concurvity</w:t>
      </w:r>
      <w:proofErr w:type="spellEnd"/>
      <w:r w:rsidR="00C07BAD">
        <w:rPr>
          <w:rFonts w:ascii="Times New Roman" w:eastAsia="Times New Roman" w:hAnsi="Times New Roman" w:cs="Times New Roman"/>
          <w:sz w:val="24"/>
          <w:szCs w:val="24"/>
        </w:rPr>
        <w:t xml:space="preserve"> of &gt;0.8 in the </w:t>
      </w:r>
      <w:proofErr w:type="spellStart"/>
      <w:r w:rsidR="00C07BAD">
        <w:rPr>
          <w:rFonts w:ascii="Times New Roman" w:eastAsia="Times New Roman" w:hAnsi="Times New Roman" w:cs="Times New Roman"/>
          <w:i/>
          <w:iCs/>
          <w:sz w:val="24"/>
          <w:szCs w:val="24"/>
        </w:rPr>
        <w:t>concurvity</w:t>
      </w:r>
      <w:proofErr w:type="spellEnd"/>
      <w:r w:rsidR="00C07BAD">
        <w:rPr>
          <w:rFonts w:ascii="Times New Roman" w:eastAsia="Times New Roman" w:hAnsi="Times New Roman" w:cs="Times New Roman"/>
          <w:i/>
          <w:iCs/>
          <w:sz w:val="24"/>
          <w:szCs w:val="24"/>
        </w:rPr>
        <w:t xml:space="preserve"> </w:t>
      </w:r>
      <w:r w:rsidR="00C07BAD">
        <w:rPr>
          <w:rFonts w:ascii="Times New Roman" w:eastAsia="Times New Roman" w:hAnsi="Times New Roman" w:cs="Times New Roman"/>
          <w:sz w:val="24"/>
          <w:szCs w:val="24"/>
        </w:rPr>
        <w:t xml:space="preserve">function), the number of knots associated with the smoother term for </w:t>
      </w:r>
      <w:r w:rsidR="000150DE">
        <w:rPr>
          <w:rFonts w:ascii="Times New Roman" w:eastAsia="Times New Roman" w:hAnsi="Times New Roman" w:cs="Times New Roman"/>
          <w:sz w:val="24"/>
          <w:szCs w:val="24"/>
        </w:rPr>
        <w:t>survey year</w:t>
      </w:r>
      <w:r w:rsidR="00C07BAD">
        <w:rPr>
          <w:rFonts w:ascii="Times New Roman" w:eastAsia="Times New Roman" w:hAnsi="Times New Roman" w:cs="Times New Roman"/>
          <w:sz w:val="24"/>
          <w:szCs w:val="24"/>
        </w:rPr>
        <w:t xml:space="preserve"> </w:t>
      </w:r>
      <w:r w:rsidR="002F3523">
        <w:rPr>
          <w:rFonts w:ascii="Times New Roman" w:eastAsia="Times New Roman" w:hAnsi="Times New Roman" w:cs="Times New Roman"/>
          <w:sz w:val="24"/>
          <w:szCs w:val="24"/>
        </w:rPr>
        <w:t xml:space="preserve">was </w:t>
      </w:r>
      <w:r w:rsidR="00C07BAD">
        <w:rPr>
          <w:rFonts w:ascii="Times New Roman" w:eastAsia="Times New Roman" w:hAnsi="Times New Roman" w:cs="Times New Roman"/>
          <w:sz w:val="24"/>
          <w:szCs w:val="24"/>
        </w:rPr>
        <w:t xml:space="preserve">iteratively reduced until </w:t>
      </w:r>
      <w:proofErr w:type="spellStart"/>
      <w:r w:rsidR="00C07BAD" w:rsidRPr="00172B76">
        <w:rPr>
          <w:rFonts w:ascii="Times New Roman" w:eastAsia="Times New Roman" w:hAnsi="Times New Roman" w:cs="Times New Roman"/>
          <w:sz w:val="24"/>
          <w:szCs w:val="24"/>
          <w:rPrChange w:id="223" w:author="Emma Hudgins" w:date="2023-06-08T13:16:00Z">
            <w:rPr>
              <w:rFonts w:ascii="Times New Roman" w:eastAsia="Times New Roman" w:hAnsi="Times New Roman" w:cs="Times New Roman"/>
              <w:i/>
              <w:iCs/>
              <w:sz w:val="24"/>
              <w:szCs w:val="24"/>
            </w:rPr>
          </w:rPrChange>
        </w:rPr>
        <w:t>concurvity</w:t>
      </w:r>
      <w:proofErr w:type="spellEnd"/>
      <w:r w:rsidR="00C07BAD">
        <w:rPr>
          <w:rFonts w:ascii="Times New Roman" w:eastAsia="Times New Roman" w:hAnsi="Times New Roman" w:cs="Times New Roman"/>
          <w:i/>
          <w:iCs/>
          <w:sz w:val="24"/>
          <w:szCs w:val="24"/>
        </w:rPr>
        <w:t xml:space="preserve"> </w:t>
      </w:r>
      <w:r w:rsidR="00C07BAD">
        <w:rPr>
          <w:rFonts w:ascii="Times New Roman" w:eastAsia="Times New Roman" w:hAnsi="Times New Roman" w:cs="Times New Roman"/>
          <w:sz w:val="24"/>
          <w:szCs w:val="24"/>
        </w:rPr>
        <w:t xml:space="preserve">decreased below 0.8. If </w:t>
      </w:r>
      <w:proofErr w:type="spellStart"/>
      <w:r w:rsidR="00C07BAD">
        <w:rPr>
          <w:rFonts w:ascii="Times New Roman" w:eastAsia="Times New Roman" w:hAnsi="Times New Roman" w:cs="Times New Roman"/>
          <w:sz w:val="24"/>
          <w:szCs w:val="24"/>
        </w:rPr>
        <w:t>concurvity</w:t>
      </w:r>
      <w:proofErr w:type="spellEnd"/>
      <w:r w:rsidR="00C07BAD">
        <w:rPr>
          <w:rFonts w:ascii="Times New Roman" w:eastAsia="Times New Roman" w:hAnsi="Times New Roman" w:cs="Times New Roman"/>
          <w:sz w:val="24"/>
          <w:szCs w:val="24"/>
        </w:rPr>
        <w:t xml:space="preserve"> persisted, </w:t>
      </w:r>
      <w:r w:rsidR="000150DE">
        <w:rPr>
          <w:rFonts w:ascii="Times New Roman" w:eastAsia="Times New Roman" w:hAnsi="Times New Roman" w:cs="Times New Roman"/>
          <w:sz w:val="24"/>
          <w:szCs w:val="24"/>
        </w:rPr>
        <w:t>survey year was</w:t>
      </w:r>
      <w:r w:rsidR="00C07BAD">
        <w:rPr>
          <w:rFonts w:ascii="Times New Roman" w:eastAsia="Times New Roman" w:hAnsi="Times New Roman" w:cs="Times New Roman"/>
          <w:sz w:val="24"/>
          <w:szCs w:val="24"/>
        </w:rPr>
        <w:t xml:space="preserve"> </w:t>
      </w:r>
      <w:r w:rsidR="002F3523">
        <w:rPr>
          <w:rFonts w:ascii="Times New Roman" w:eastAsia="Times New Roman" w:hAnsi="Times New Roman" w:cs="Times New Roman"/>
          <w:sz w:val="24"/>
          <w:szCs w:val="24"/>
        </w:rPr>
        <w:t>converted to a parametric term.</w:t>
      </w:r>
      <w:r>
        <w:rPr>
          <w:rFonts w:ascii="Times New Roman" w:eastAsia="Times New Roman" w:hAnsi="Times New Roman" w:cs="Times New Roman"/>
          <w:sz w:val="24"/>
          <w:szCs w:val="24"/>
        </w:rPr>
        <w:t xml:space="preserve"> </w:t>
      </w:r>
    </w:p>
    <w:p w14:paraId="21675F0F" w14:textId="1A74854E" w:rsidR="00541494" w:rsidRPr="00C07BAD" w:rsidRDefault="001F4252" w:rsidP="001F4252">
      <w:pPr>
        <w:spacing w:after="160" w:line="256" w:lineRule="auto"/>
        <w:ind w:firstLine="720"/>
        <w:rPr>
          <w:rFonts w:ascii="Times New Roman" w:eastAsia="Times New Roman" w:hAnsi="Times New Roman" w:cs="Times New Roman"/>
          <w:sz w:val="24"/>
          <w:szCs w:val="24"/>
        </w:rPr>
      </w:pPr>
      <w:commentRangeStart w:id="224"/>
      <w:r>
        <w:rPr>
          <w:rFonts w:ascii="Times New Roman" w:eastAsia="Times New Roman" w:hAnsi="Times New Roman" w:cs="Times New Roman"/>
          <w:sz w:val="24"/>
          <w:szCs w:val="24"/>
        </w:rPr>
        <w:t xml:space="preserve">In the fourth model set </w:t>
      </w:r>
      <w:r w:rsidR="006C1E4F">
        <w:rPr>
          <w:rFonts w:ascii="Times New Roman" w:eastAsia="Times New Roman" w:hAnsi="Times New Roman" w:cs="Times New Roman"/>
          <w:sz w:val="24"/>
          <w:szCs w:val="24"/>
        </w:rPr>
        <w:t xml:space="preserve">(with health </w:t>
      </w:r>
      <w:proofErr w:type="spellStart"/>
      <w:r w:rsidR="006C1E4F">
        <w:rPr>
          <w:rFonts w:ascii="Times New Roman" w:eastAsia="Times New Roman" w:hAnsi="Times New Roman" w:cs="Times New Roman"/>
          <w:sz w:val="24"/>
          <w:szCs w:val="24"/>
        </w:rPr>
        <w:t>behaviours</w:t>
      </w:r>
      <w:proofErr w:type="spellEnd"/>
      <w:r w:rsidR="006C1E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 found </w:t>
      </w:r>
      <w:r w:rsidR="000150DE">
        <w:rPr>
          <w:rFonts w:ascii="Times New Roman" w:eastAsia="Times New Roman" w:hAnsi="Times New Roman" w:cs="Times New Roman"/>
          <w:sz w:val="24"/>
          <w:szCs w:val="24"/>
        </w:rPr>
        <w:t xml:space="preserve">evidence of </w:t>
      </w:r>
      <w:r>
        <w:rPr>
          <w:rFonts w:ascii="Times New Roman" w:eastAsia="Times New Roman" w:hAnsi="Times New Roman" w:cs="Times New Roman"/>
          <w:sz w:val="24"/>
          <w:szCs w:val="24"/>
        </w:rPr>
        <w:t>complete separation (response variable separates the categorical predictor variables perfectly) due to</w:t>
      </w:r>
      <w:r w:rsidR="00770E00">
        <w:rPr>
          <w:rFonts w:ascii="Times New Roman" w:eastAsia="Times New Roman" w:hAnsi="Times New Roman" w:cs="Times New Roman"/>
          <w:sz w:val="24"/>
          <w:szCs w:val="24"/>
        </w:rPr>
        <w:t xml:space="preserve"> </w:t>
      </w:r>
      <w:r w:rsidR="00770E00">
        <w:rPr>
          <w:rFonts w:ascii="Times New Roman" w:eastAsia="Times New Roman" w:hAnsi="Times New Roman" w:cs="Times New Roman"/>
          <w:sz w:val="24"/>
          <w:szCs w:val="24"/>
        </w:rPr>
        <w:lastRenderedPageBreak/>
        <w:t>large amounts of</w:t>
      </w:r>
      <w:r>
        <w:rPr>
          <w:rFonts w:ascii="Times New Roman" w:eastAsia="Times New Roman" w:hAnsi="Times New Roman" w:cs="Times New Roman"/>
          <w:sz w:val="24"/>
          <w:szCs w:val="24"/>
        </w:rPr>
        <w:t xml:space="preserve"> missing CCHS data</w:t>
      </w:r>
      <w:r w:rsidR="00770E00">
        <w:rPr>
          <w:rFonts w:ascii="Times New Roman" w:eastAsia="Times New Roman" w:hAnsi="Times New Roman" w:cs="Times New Roman"/>
          <w:sz w:val="24"/>
          <w:szCs w:val="24"/>
        </w:rPr>
        <w:t>, leading to large parameter and confidence interval estimates</w:t>
      </w:r>
      <w:r>
        <w:rPr>
          <w:rFonts w:ascii="Times New Roman" w:eastAsia="Times New Roman" w:hAnsi="Times New Roman" w:cs="Times New Roman"/>
          <w:sz w:val="24"/>
          <w:szCs w:val="24"/>
        </w:rPr>
        <w:t xml:space="preserve">. </w:t>
      </w:r>
      <w:r w:rsidR="00770E00">
        <w:rPr>
          <w:rFonts w:ascii="Times New Roman" w:eastAsia="Times New Roman" w:hAnsi="Times New Roman" w:cs="Times New Roman"/>
          <w:sz w:val="24"/>
          <w:szCs w:val="24"/>
        </w:rPr>
        <w:t>To ensure robustness in our parameter estimates, w</w:t>
      </w:r>
      <w:r w:rsidR="00820715">
        <w:rPr>
          <w:rFonts w:ascii="Times New Roman" w:eastAsia="Times New Roman" w:hAnsi="Times New Roman" w:cs="Times New Roman"/>
          <w:sz w:val="24"/>
          <w:szCs w:val="24"/>
        </w:rPr>
        <w:t>e compared the results from this model to</w:t>
      </w:r>
      <w:r w:rsidR="00770E00">
        <w:rPr>
          <w:rFonts w:ascii="Times New Roman" w:eastAsia="Times New Roman" w:hAnsi="Times New Roman" w:cs="Times New Roman"/>
          <w:sz w:val="24"/>
          <w:szCs w:val="24"/>
        </w:rPr>
        <w:t xml:space="preserve"> models where</w:t>
      </w:r>
      <w:r w:rsidR="00820715">
        <w:rPr>
          <w:rFonts w:ascii="Times New Roman" w:eastAsia="Times New Roman" w:hAnsi="Times New Roman" w:cs="Times New Roman"/>
          <w:sz w:val="24"/>
          <w:szCs w:val="24"/>
        </w:rPr>
        <w:t xml:space="preserve"> </w:t>
      </w:r>
      <w:r w:rsidR="00770E00">
        <w:rPr>
          <w:rFonts w:ascii="Times New Roman" w:eastAsia="Times New Roman" w:hAnsi="Times New Roman" w:cs="Times New Roman"/>
          <w:sz w:val="24"/>
          <w:szCs w:val="24"/>
        </w:rPr>
        <w:t xml:space="preserve">1) some health </w:t>
      </w:r>
      <w:proofErr w:type="spellStart"/>
      <w:r w:rsidR="00770E00">
        <w:rPr>
          <w:rFonts w:ascii="Times New Roman" w:eastAsia="Times New Roman" w:hAnsi="Times New Roman" w:cs="Times New Roman"/>
          <w:sz w:val="24"/>
          <w:szCs w:val="24"/>
        </w:rPr>
        <w:t>behaviour</w:t>
      </w:r>
      <w:proofErr w:type="spellEnd"/>
      <w:r w:rsidR="00770E00">
        <w:rPr>
          <w:rFonts w:ascii="Times New Roman" w:eastAsia="Times New Roman" w:hAnsi="Times New Roman" w:cs="Times New Roman"/>
          <w:sz w:val="24"/>
          <w:szCs w:val="24"/>
        </w:rPr>
        <w:t xml:space="preserve"> predictors that had particularly high levels of missingness (alcohol consumption and time spen</w:t>
      </w:r>
      <w:r w:rsidR="000150DE">
        <w:rPr>
          <w:rFonts w:ascii="Times New Roman" w:eastAsia="Times New Roman" w:hAnsi="Times New Roman" w:cs="Times New Roman"/>
          <w:sz w:val="24"/>
          <w:szCs w:val="24"/>
        </w:rPr>
        <w:t>t</w:t>
      </w:r>
      <w:r w:rsidR="00770E00">
        <w:rPr>
          <w:rFonts w:ascii="Times New Roman" w:eastAsia="Times New Roman" w:hAnsi="Times New Roman" w:cs="Times New Roman"/>
          <w:sz w:val="24"/>
          <w:szCs w:val="24"/>
        </w:rPr>
        <w:t xml:space="preserve"> exercising) were removed,</w:t>
      </w:r>
      <w:del w:id="225" w:author="Prince Ware, Stephanie (PHAC/ASPC)" w:date="2023-05-09T14:21:00Z">
        <w:r w:rsidR="00770E00" w:rsidDel="00EC1A02">
          <w:rPr>
            <w:rFonts w:ascii="Times New Roman" w:eastAsia="Times New Roman" w:hAnsi="Times New Roman" w:cs="Times New Roman"/>
            <w:sz w:val="24"/>
            <w:szCs w:val="24"/>
          </w:rPr>
          <w:delText xml:space="preserve"> </w:delText>
        </w:r>
      </w:del>
      <w:r w:rsidR="00820715">
        <w:rPr>
          <w:rFonts w:ascii="Times New Roman" w:eastAsia="Times New Roman" w:hAnsi="Times New Roman" w:cs="Times New Roman"/>
          <w:sz w:val="24"/>
          <w:szCs w:val="24"/>
        </w:rPr>
        <w:t xml:space="preserve"> </w:t>
      </w:r>
      <w:r w:rsidR="00770E00">
        <w:rPr>
          <w:rFonts w:ascii="Times New Roman" w:eastAsia="Times New Roman" w:hAnsi="Times New Roman" w:cs="Times New Roman"/>
          <w:sz w:val="24"/>
          <w:szCs w:val="24"/>
        </w:rPr>
        <w:t xml:space="preserve">2) </w:t>
      </w:r>
      <w:r w:rsidR="00820715">
        <w:rPr>
          <w:rFonts w:ascii="Times New Roman" w:eastAsia="Times New Roman" w:hAnsi="Times New Roman" w:cs="Times New Roman"/>
          <w:sz w:val="24"/>
          <w:szCs w:val="24"/>
        </w:rPr>
        <w:t xml:space="preserve">missing values </w:t>
      </w:r>
      <w:r w:rsidR="00770E00">
        <w:rPr>
          <w:rFonts w:ascii="Times New Roman" w:eastAsia="Times New Roman" w:hAnsi="Times New Roman" w:cs="Times New Roman"/>
          <w:sz w:val="24"/>
          <w:szCs w:val="24"/>
        </w:rPr>
        <w:t xml:space="preserve">were </w:t>
      </w:r>
      <w:r w:rsidR="00820715">
        <w:rPr>
          <w:rFonts w:ascii="Times New Roman" w:eastAsia="Times New Roman" w:hAnsi="Times New Roman" w:cs="Times New Roman"/>
          <w:sz w:val="24"/>
          <w:szCs w:val="24"/>
        </w:rPr>
        <w:t>imputed to the median</w:t>
      </w:r>
      <w:r w:rsidR="00770E00">
        <w:rPr>
          <w:rFonts w:ascii="Times New Roman" w:eastAsia="Times New Roman" w:hAnsi="Times New Roman" w:cs="Times New Roman"/>
          <w:sz w:val="24"/>
          <w:szCs w:val="24"/>
        </w:rPr>
        <w:t>,</w:t>
      </w:r>
      <w:r w:rsidR="002F3523">
        <w:rPr>
          <w:rFonts w:ascii="Times New Roman" w:eastAsia="Times New Roman" w:hAnsi="Times New Roman" w:cs="Times New Roman"/>
          <w:sz w:val="24"/>
          <w:szCs w:val="24"/>
        </w:rPr>
        <w:t xml:space="preserve"> </w:t>
      </w:r>
      <w:r w:rsidR="002F3523" w:rsidRPr="002F3523">
        <w:rPr>
          <w:rFonts w:ascii="Times New Roman" w:eastAsia="Times New Roman" w:hAnsi="Times New Roman" w:cs="Times New Roman"/>
          <w:sz w:val="24"/>
          <w:szCs w:val="24"/>
        </w:rPr>
        <w:t xml:space="preserve">and </w:t>
      </w:r>
      <w:r w:rsidR="00770E00">
        <w:rPr>
          <w:rFonts w:ascii="Times New Roman" w:eastAsia="Times New Roman" w:hAnsi="Times New Roman" w:cs="Times New Roman"/>
          <w:sz w:val="24"/>
          <w:szCs w:val="24"/>
        </w:rPr>
        <w:t xml:space="preserve">3) missing values were </w:t>
      </w:r>
      <w:r w:rsidR="002F3523" w:rsidRPr="002F3523">
        <w:rPr>
          <w:rFonts w:ascii="Times New Roman" w:eastAsia="Times New Roman" w:hAnsi="Times New Roman" w:cs="Times New Roman"/>
          <w:sz w:val="24"/>
          <w:szCs w:val="24"/>
        </w:rPr>
        <w:t xml:space="preserve">imputed with </w:t>
      </w:r>
      <w:r w:rsidR="002F3523" w:rsidRPr="000150DE">
        <w:rPr>
          <w:rFonts w:ascii="Times New Roman" w:eastAsia="Times New Roman" w:hAnsi="Times New Roman" w:cs="Times New Roman"/>
          <w:sz w:val="24"/>
          <w:szCs w:val="24"/>
        </w:rPr>
        <w:t xml:space="preserve">multiple imputation by chained equations via the </w:t>
      </w:r>
      <w:r w:rsidR="002F3523">
        <w:rPr>
          <w:rFonts w:ascii="Times New Roman" w:eastAsia="Times New Roman" w:hAnsi="Times New Roman" w:cs="Times New Roman"/>
          <w:i/>
          <w:iCs/>
          <w:sz w:val="24"/>
          <w:szCs w:val="24"/>
        </w:rPr>
        <w:t xml:space="preserve">mice </w:t>
      </w:r>
      <w:r w:rsidR="002F3523">
        <w:rPr>
          <w:rFonts w:ascii="Times New Roman" w:eastAsia="Times New Roman" w:hAnsi="Times New Roman" w:cs="Times New Roman"/>
          <w:sz w:val="24"/>
          <w:szCs w:val="24"/>
        </w:rPr>
        <w:t>R package following the approach outlined in</w:t>
      </w:r>
      <w:r w:rsidR="006C1E4F">
        <w:rPr>
          <w:rFonts w:ascii="Times New Roman" w:eastAsia="Times New Roman" w:hAnsi="Times New Roman" w:cs="Times New Roman"/>
          <w:sz w:val="24"/>
          <w:szCs w:val="24"/>
        </w:rPr>
        <w:t xml:space="preserve"> </w:t>
      </w:r>
      <w:r w:rsidR="006C1E4F">
        <w:rPr>
          <w:rFonts w:ascii="Times New Roman" w:eastAsia="Times New Roman" w:hAnsi="Times New Roman" w:cs="Times New Roman"/>
          <w:sz w:val="24"/>
          <w:szCs w:val="24"/>
        </w:rPr>
        <w:fldChar w:fldCharType="begin"/>
      </w:r>
      <w:r w:rsidR="006C1E4F">
        <w:rPr>
          <w:rFonts w:ascii="Times New Roman" w:eastAsia="Times New Roman" w:hAnsi="Times New Roman" w:cs="Times New Roman"/>
          <w:sz w:val="24"/>
          <w:szCs w:val="24"/>
        </w:rPr>
        <w:instrText xml:space="preserve"> ADDIN EN.CITE &lt;EndNote&gt;&lt;Cite&gt;&lt;Author&gt;Van Buuren&lt;/Author&gt;&lt;Year&gt;2011&lt;/Year&gt;&lt;RecNum&gt;4974&lt;/RecNum&gt;&lt;DisplayText&gt;(72)&lt;/DisplayText&gt;&lt;record&gt;&lt;rec-number&gt;4974&lt;/rec-number&gt;&lt;foreign-keys&gt;&lt;key app="EN" db-id="0tx92atzmzfz91ee2f5xfzeiwz5vpr2zdzzv" timestamp="1682604901"&gt;4974&lt;/key&gt;&lt;/foreign-keys&gt;&lt;ref-type name="Journal Article"&gt;17&lt;/ref-type&gt;&lt;contributors&gt;&lt;authors&gt;&lt;author&gt;Van Buuren, S., &lt;/author&gt;&lt;author&gt;Groothuis-Oudshoorn, K. &lt;/author&gt;&lt;/authors&gt;&lt;/contributors&gt;&lt;titles&gt;&lt;title&gt;mice: Multivariate imputation by chained equations in R&lt;/title&gt;&lt;secondary-title&gt;Journal of statistical software&lt;/secondary-title&gt;&lt;/titles&gt;&lt;periodical&gt;&lt;full-title&gt;Journal of Statistical Software&lt;/full-title&gt;&lt;abbr-1&gt;J. Stat. Softw.&lt;/abbr-1&gt;&lt;/periodical&gt;&lt;pages&gt;1-67&lt;/pages&gt;&lt;volume&gt;45&lt;/volume&gt;&lt;dates&gt;&lt;year&gt;2011&lt;/year&gt;&lt;/dates&gt;&lt;urls&gt;&lt;/urls&gt;&lt;/record&gt;&lt;/Cite&gt;&lt;/EndNote&gt;</w:instrText>
      </w:r>
      <w:r w:rsidR="006C1E4F">
        <w:rPr>
          <w:rFonts w:ascii="Times New Roman" w:eastAsia="Times New Roman" w:hAnsi="Times New Roman" w:cs="Times New Roman"/>
          <w:sz w:val="24"/>
          <w:szCs w:val="24"/>
        </w:rPr>
        <w:fldChar w:fldCharType="separate"/>
      </w:r>
      <w:r w:rsidR="006C1E4F">
        <w:rPr>
          <w:rFonts w:ascii="Times New Roman" w:eastAsia="Times New Roman" w:hAnsi="Times New Roman" w:cs="Times New Roman"/>
          <w:noProof/>
          <w:sz w:val="24"/>
          <w:szCs w:val="24"/>
        </w:rPr>
        <w:t>(72)</w:t>
      </w:r>
      <w:r w:rsidR="006C1E4F">
        <w:rPr>
          <w:rFonts w:ascii="Times New Roman" w:eastAsia="Times New Roman" w:hAnsi="Times New Roman" w:cs="Times New Roman"/>
          <w:sz w:val="24"/>
          <w:szCs w:val="24"/>
        </w:rPr>
        <w:fldChar w:fldCharType="end"/>
      </w:r>
      <w:r w:rsidR="00770E00">
        <w:rPr>
          <w:rFonts w:ascii="Times New Roman" w:eastAsia="Times New Roman" w:hAnsi="Times New Roman" w:cs="Times New Roman"/>
          <w:sz w:val="24"/>
          <w:szCs w:val="24"/>
        </w:rPr>
        <w:t>, where we performed 50 imputations and used our full model equation as our imputation structure</w:t>
      </w:r>
      <w:r w:rsidR="00820715">
        <w:rPr>
          <w:rFonts w:ascii="Times New Roman" w:eastAsia="Times New Roman" w:hAnsi="Times New Roman" w:cs="Times New Roman"/>
          <w:sz w:val="24"/>
          <w:szCs w:val="24"/>
        </w:rPr>
        <w:t>.</w:t>
      </w:r>
      <w:r w:rsidR="00770E00">
        <w:rPr>
          <w:rFonts w:ascii="Times New Roman" w:eastAsia="Times New Roman" w:hAnsi="Times New Roman" w:cs="Times New Roman"/>
          <w:sz w:val="24"/>
          <w:szCs w:val="24"/>
        </w:rPr>
        <w:t xml:space="preserve"> </w:t>
      </w:r>
      <w:r w:rsidR="00A14E2F">
        <w:rPr>
          <w:rFonts w:ascii="Times New Roman" w:eastAsia="Times New Roman" w:hAnsi="Times New Roman" w:cs="Times New Roman"/>
          <w:sz w:val="24"/>
          <w:szCs w:val="24"/>
        </w:rPr>
        <w:t xml:space="preserve"> </w:t>
      </w:r>
      <w:commentRangeEnd w:id="224"/>
      <w:r w:rsidR="00EC1A02">
        <w:rPr>
          <w:rStyle w:val="CommentReference"/>
        </w:rPr>
        <w:commentReference w:id="224"/>
      </w:r>
    </w:p>
    <w:p w14:paraId="3BB429B2" w14:textId="14031C14" w:rsidR="009A5C73" w:rsidRPr="00CD4861" w:rsidRDefault="009A5C73" w:rsidP="00936F69">
      <w:pPr>
        <w:pStyle w:val="Heading2"/>
      </w:pPr>
      <w:commentRangeStart w:id="226"/>
      <w:commentRangeStart w:id="227"/>
      <w:commentRangeStart w:id="228"/>
      <w:del w:id="229" w:author="Amber Pearson" w:date="2023-05-08T12:40:00Z">
        <w:r w:rsidRPr="00CD4861" w:rsidDel="0089742E">
          <w:delText>Model validation</w:delText>
        </w:r>
      </w:del>
      <w:ins w:id="230" w:author="Amber Pearson" w:date="2023-05-08T12:40:00Z">
        <w:r w:rsidR="0089742E">
          <w:t xml:space="preserve">Sensitivity </w:t>
        </w:r>
      </w:ins>
      <w:ins w:id="231" w:author="Amber Pearson" w:date="2023-05-08T12:41:00Z">
        <w:r w:rsidR="0089742E">
          <w:t>analysis</w:t>
        </w:r>
      </w:ins>
      <w:r w:rsidR="00CD4861">
        <w:t>.</w:t>
      </w:r>
      <w:commentRangeEnd w:id="226"/>
      <w:r w:rsidR="00936F69">
        <w:rPr>
          <w:rStyle w:val="CommentReference"/>
          <w:rFonts w:ascii="Arial" w:hAnsi="Arial"/>
          <w:b w:val="0"/>
          <w:i w:val="0"/>
        </w:rPr>
        <w:commentReference w:id="226"/>
      </w:r>
      <w:commentRangeEnd w:id="227"/>
      <w:r w:rsidR="0089742E">
        <w:rPr>
          <w:rStyle w:val="CommentReference"/>
          <w:rFonts w:ascii="Arial" w:hAnsi="Arial"/>
          <w:b w:val="0"/>
          <w:i w:val="0"/>
        </w:rPr>
        <w:commentReference w:id="227"/>
      </w:r>
      <w:commentRangeEnd w:id="228"/>
      <w:r w:rsidR="001A7181">
        <w:rPr>
          <w:rStyle w:val="CommentReference"/>
          <w:rFonts w:ascii="Arial" w:hAnsi="Arial"/>
          <w:b w:val="0"/>
          <w:i w:val="0"/>
        </w:rPr>
        <w:commentReference w:id="228"/>
      </w:r>
    </w:p>
    <w:p w14:paraId="342AF7D7" w14:textId="5E962981" w:rsidR="009A5C73" w:rsidRPr="00D50475" w:rsidRDefault="00936F69" w:rsidP="00541494">
      <w:pPr>
        <w:spacing w:after="160" w:line="256" w:lineRule="auto"/>
        <w:ind w:firstLine="720"/>
        <w:rPr>
          <w:rFonts w:ascii="Times New Roman" w:eastAsia="Times New Roman" w:hAnsi="Times New Roman" w:cs="Times New Roman"/>
          <w:sz w:val="24"/>
          <w:szCs w:val="24"/>
        </w:rPr>
      </w:pPr>
      <w:r w:rsidRPr="00936F69">
        <w:rPr>
          <w:rFonts w:ascii="Times New Roman" w:eastAsia="Times New Roman" w:hAnsi="Times New Roman" w:cs="Times New Roman"/>
          <w:sz w:val="24"/>
          <w:szCs w:val="24"/>
        </w:rPr>
        <w:t>To explore whether socioeconomic factors were suitably controlled in our models,</w:t>
      </w:r>
      <w:r w:rsidR="00770E00" w:rsidRPr="00936F69">
        <w:rPr>
          <w:rFonts w:ascii="Times New Roman" w:eastAsia="Times New Roman" w:hAnsi="Times New Roman" w:cs="Times New Roman"/>
          <w:sz w:val="24"/>
          <w:szCs w:val="24"/>
        </w:rPr>
        <w:t xml:space="preserve"> </w:t>
      </w:r>
      <w:r w:rsidRPr="00936F69">
        <w:rPr>
          <w:rFonts w:ascii="Times New Roman" w:eastAsia="Times New Roman" w:hAnsi="Times New Roman" w:cs="Times New Roman"/>
          <w:sz w:val="24"/>
          <w:szCs w:val="24"/>
        </w:rPr>
        <w:t>we tested the relationship between</w:t>
      </w:r>
      <w:r w:rsidR="00770E00" w:rsidRPr="00936F69">
        <w:rPr>
          <w:rFonts w:ascii="Times New Roman" w:eastAsia="Times New Roman" w:hAnsi="Times New Roman" w:cs="Times New Roman"/>
          <w:sz w:val="24"/>
          <w:szCs w:val="24"/>
        </w:rPr>
        <w:t xml:space="preserve"> our biodiversity metrics </w:t>
      </w:r>
      <w:r w:rsidRPr="00936F69">
        <w:rPr>
          <w:rFonts w:ascii="Times New Roman" w:eastAsia="Times New Roman" w:hAnsi="Times New Roman" w:cs="Times New Roman"/>
          <w:sz w:val="24"/>
          <w:szCs w:val="24"/>
        </w:rPr>
        <w:t>and</w:t>
      </w:r>
      <w:r w:rsidR="00770E00" w:rsidRPr="00936F69">
        <w:rPr>
          <w:rFonts w:ascii="Times New Roman" w:eastAsia="Times New Roman" w:hAnsi="Times New Roman" w:cs="Times New Roman"/>
          <w:sz w:val="24"/>
          <w:szCs w:val="24"/>
        </w:rPr>
        <w:t xml:space="preserve"> </w:t>
      </w:r>
      <w:r w:rsidR="003D17FC" w:rsidRPr="00936F69">
        <w:rPr>
          <w:rFonts w:ascii="Times New Roman" w:eastAsia="Times New Roman" w:hAnsi="Times New Roman" w:cs="Times New Roman"/>
          <w:sz w:val="24"/>
          <w:szCs w:val="24"/>
        </w:rPr>
        <w:t xml:space="preserve">a proxy of wealth. We selected having entirely missing teeth </w:t>
      </w:r>
      <w:r w:rsidR="000A6188" w:rsidRPr="00936F69">
        <w:rPr>
          <w:rFonts w:ascii="Times New Roman" w:eastAsia="Times New Roman" w:hAnsi="Times New Roman" w:cs="Times New Roman"/>
          <w:sz w:val="24"/>
          <w:szCs w:val="24"/>
        </w:rPr>
        <w:t xml:space="preserve">as our proxy </w:t>
      </w:r>
      <w:r w:rsidR="003D17FC" w:rsidRPr="00936F69">
        <w:rPr>
          <w:rFonts w:ascii="Times New Roman" w:eastAsia="Times New Roman" w:hAnsi="Times New Roman" w:cs="Times New Roman"/>
          <w:sz w:val="24"/>
          <w:szCs w:val="24"/>
        </w:rPr>
        <w:t xml:space="preserve">due to its high correlation with </w:t>
      </w:r>
      <w:del w:id="232" w:author="Prince Ware, Stephanie (PHAC/ASPC)" w:date="2023-05-09T14:22:00Z">
        <w:r w:rsidR="003D17FC" w:rsidRPr="00936F69" w:rsidDel="00EC1A02">
          <w:rPr>
            <w:rFonts w:ascii="Times New Roman" w:eastAsia="Times New Roman" w:hAnsi="Times New Roman" w:cs="Times New Roman"/>
            <w:sz w:val="24"/>
            <w:szCs w:val="24"/>
          </w:rPr>
          <w:delText>socioeconomic status</w:delText>
        </w:r>
      </w:del>
      <w:ins w:id="233" w:author="Prince Ware, Stephanie (PHAC/ASPC)" w:date="2023-05-09T14:22:00Z">
        <w:r w:rsidR="00EC1A02">
          <w:rPr>
            <w:rFonts w:ascii="Times New Roman" w:eastAsia="Times New Roman" w:hAnsi="Times New Roman" w:cs="Times New Roman"/>
            <w:sz w:val="24"/>
            <w:szCs w:val="24"/>
          </w:rPr>
          <w:t>SES</w:t>
        </w:r>
      </w:ins>
      <w:r w:rsidR="003D17FC" w:rsidRPr="00936F69">
        <w:rPr>
          <w:rFonts w:ascii="Times New Roman" w:eastAsia="Times New Roman" w:hAnsi="Times New Roman" w:cs="Times New Roman"/>
          <w:sz w:val="24"/>
          <w:szCs w:val="24"/>
        </w:rPr>
        <w:t xml:space="preserve"> while being theoretically unrelated to nature exposure </w:t>
      </w:r>
      <w:r w:rsidR="003D17FC" w:rsidRPr="00936F69">
        <w:rPr>
          <w:rFonts w:ascii="Times New Roman" w:eastAsia="Times New Roman" w:hAnsi="Times New Roman" w:cs="Times New Roman"/>
          <w:sz w:val="24"/>
          <w:szCs w:val="24"/>
        </w:rPr>
        <w:fldChar w:fldCharType="begin"/>
      </w:r>
      <w:r w:rsidR="006C1E4F" w:rsidRPr="00936F69">
        <w:rPr>
          <w:rFonts w:ascii="Times New Roman" w:eastAsia="Times New Roman" w:hAnsi="Times New Roman" w:cs="Times New Roman"/>
          <w:sz w:val="24"/>
          <w:szCs w:val="24"/>
        </w:rPr>
        <w:instrText xml:space="preserve"> ADDIN EN.CITE &lt;EndNote&gt;&lt;Cite&gt;&lt;Author&gt;Nutsford&lt;/Author&gt;&lt;Year&gt;2016&lt;/Year&gt;&lt;RecNum&gt;3984&lt;/RecNum&gt;&lt;DisplayText&gt;(73)&lt;/DisplayText&gt;&lt;record&gt;&lt;rec-number&gt;3984&lt;/rec-number&gt;&lt;foreign-keys&gt;&lt;key app="EN" db-id="0tx92atzmzfz91ee2f5xfzeiwz5vpr2zdzzv" timestamp="1589296779"&gt;3984&lt;/key&gt;&lt;/foreign-keys&gt;&lt;ref-type name="Journal Article"&gt;17&lt;/ref-type&gt;&lt;contributors&gt;&lt;authors&gt;&lt;author&gt;Nutsford, Daniel&lt;/author&gt;&lt;author&gt;Pearson, Amber L.&lt;/author&gt;&lt;author&gt;Kingham, Simon&lt;/author&gt;&lt;author&gt;Reitsma, Femke&lt;/author&gt;&lt;/authors&gt;&lt;/contributors&gt;&lt;titles&gt;&lt;title&gt;Residential exposure to visible blue space (but not green space) associated with lower psychological distress in a capital city&lt;/title&gt;&lt;secondary-title&gt;Health &amp;amp; Place&lt;/secondary-title&gt;&lt;/titles&gt;&lt;periodical&gt;&lt;full-title&gt;Health &amp;amp; Place&lt;/full-title&gt;&lt;abbr-1&gt;Health Place&lt;/abbr-1&gt;&lt;/periodical&gt;&lt;pages&gt;70-78&lt;/pages&gt;&lt;volume&gt;39&lt;/volume&gt;&lt;keywords&gt;&lt;keyword&gt;Mental health&lt;/keyword&gt;&lt;keyword&gt;Visibility analysis&lt;/keyword&gt;&lt;keyword&gt;Blue space&lt;/keyword&gt;&lt;keyword&gt;Green space&lt;/keyword&gt;&lt;keyword&gt;Urban planning&lt;/keyword&gt;&lt;/keywords&gt;&lt;dates&gt;&lt;year&gt;2016&lt;/year&gt;&lt;pub-dates&gt;&lt;date&gt;2016/05/01/&lt;/date&gt;&lt;/pub-dates&gt;&lt;/dates&gt;&lt;isbn&gt;1353-8292&lt;/isbn&gt;&lt;urls&gt;&lt;related-urls&gt;&lt;url&gt;http://www.sciencedirect.com/science/article/pii/S1353829216300119&lt;/url&gt;&lt;/related-urls&gt;&lt;/urls&gt;&lt;electronic-resource-num&gt;https://doi.org/10.1016/j.healthplace.2016.03.002&lt;/electronic-resource-num&gt;&lt;/record&gt;&lt;/Cite&gt;&lt;/EndNote&gt;</w:instrText>
      </w:r>
      <w:r w:rsidR="003D17FC" w:rsidRPr="00936F69">
        <w:rPr>
          <w:rFonts w:ascii="Times New Roman" w:eastAsia="Times New Roman" w:hAnsi="Times New Roman" w:cs="Times New Roman"/>
          <w:sz w:val="24"/>
          <w:szCs w:val="24"/>
        </w:rPr>
        <w:fldChar w:fldCharType="separate"/>
      </w:r>
      <w:r w:rsidR="006C1E4F" w:rsidRPr="00936F69">
        <w:rPr>
          <w:rFonts w:ascii="Times New Roman" w:eastAsia="Times New Roman" w:hAnsi="Times New Roman" w:cs="Times New Roman"/>
          <w:noProof/>
          <w:sz w:val="24"/>
          <w:szCs w:val="24"/>
        </w:rPr>
        <w:t>(73)</w:t>
      </w:r>
      <w:r w:rsidR="003D17FC" w:rsidRPr="00936F69">
        <w:rPr>
          <w:rFonts w:ascii="Times New Roman" w:eastAsia="Times New Roman" w:hAnsi="Times New Roman" w:cs="Times New Roman"/>
          <w:sz w:val="24"/>
          <w:szCs w:val="24"/>
        </w:rPr>
        <w:fldChar w:fldCharType="end"/>
      </w:r>
      <w:r w:rsidR="003D17FC" w:rsidRPr="00936F69">
        <w:rPr>
          <w:rFonts w:ascii="Times New Roman" w:eastAsia="Times New Roman" w:hAnsi="Times New Roman" w:cs="Times New Roman"/>
          <w:sz w:val="24"/>
          <w:szCs w:val="24"/>
        </w:rPr>
        <w:t>.</w:t>
      </w:r>
      <w:r w:rsidR="000A6188" w:rsidRPr="00936F69">
        <w:rPr>
          <w:rFonts w:ascii="Times New Roman" w:eastAsia="Times New Roman" w:hAnsi="Times New Roman" w:cs="Times New Roman"/>
          <w:sz w:val="24"/>
          <w:szCs w:val="24"/>
        </w:rPr>
        <w:t xml:space="preserve"> </w:t>
      </w:r>
      <w:r w:rsidR="00541494" w:rsidRPr="00936F69">
        <w:rPr>
          <w:rFonts w:ascii="Times New Roman" w:eastAsia="Times New Roman" w:hAnsi="Times New Roman" w:cs="Times New Roman"/>
          <w:sz w:val="24"/>
          <w:szCs w:val="24"/>
        </w:rPr>
        <w:t>We used the CCHS question “Do you have at least one of your own teeth?” as a binary response variable in a GAM</w:t>
      </w:r>
      <w:r w:rsidR="00770E00" w:rsidRPr="00936F69">
        <w:rPr>
          <w:rFonts w:ascii="Times New Roman" w:eastAsia="Times New Roman" w:hAnsi="Times New Roman" w:cs="Times New Roman"/>
          <w:sz w:val="24"/>
          <w:szCs w:val="24"/>
        </w:rPr>
        <w:t xml:space="preserve"> that followed the same structure as our 4</w:t>
      </w:r>
      <w:r w:rsidR="00770E00" w:rsidRPr="00936F69">
        <w:rPr>
          <w:rFonts w:ascii="Times New Roman" w:eastAsia="Times New Roman" w:hAnsi="Times New Roman" w:cs="Times New Roman"/>
          <w:sz w:val="24"/>
          <w:szCs w:val="24"/>
          <w:vertAlign w:val="superscript"/>
        </w:rPr>
        <w:t>th</w:t>
      </w:r>
      <w:r w:rsidR="00770E00" w:rsidRPr="00936F69">
        <w:rPr>
          <w:rFonts w:ascii="Times New Roman" w:eastAsia="Times New Roman" w:hAnsi="Times New Roman" w:cs="Times New Roman"/>
          <w:sz w:val="24"/>
          <w:szCs w:val="24"/>
        </w:rPr>
        <w:t xml:space="preserve"> model in our model-building structure</w:t>
      </w:r>
      <w:r w:rsidR="000150DE" w:rsidRPr="00936F69">
        <w:rPr>
          <w:rFonts w:ascii="Times New Roman" w:eastAsia="Times New Roman" w:hAnsi="Times New Roman" w:cs="Times New Roman"/>
          <w:sz w:val="24"/>
          <w:szCs w:val="24"/>
        </w:rPr>
        <w:t xml:space="preserve"> for each best set of terms in each stratification and response variable tested (9 total models)</w:t>
      </w:r>
      <w:del w:id="234" w:author="Emma Hudgins" w:date="2023-06-08T13:57:00Z">
        <w:r w:rsidR="000150DE" w:rsidRPr="00936F69" w:rsidDel="00861B69">
          <w:rPr>
            <w:rFonts w:ascii="Times New Roman" w:eastAsia="Times New Roman" w:hAnsi="Times New Roman" w:cs="Times New Roman"/>
            <w:sz w:val="24"/>
            <w:szCs w:val="24"/>
          </w:rPr>
          <w:delText xml:space="preserve"> </w:delText>
        </w:r>
      </w:del>
      <w:r w:rsidR="00541494" w:rsidRPr="00936F69">
        <w:rPr>
          <w:rFonts w:ascii="Times New Roman" w:eastAsia="Times New Roman" w:hAnsi="Times New Roman" w:cs="Times New Roman"/>
          <w:sz w:val="24"/>
          <w:szCs w:val="24"/>
        </w:rPr>
        <w:t xml:space="preserve">. </w:t>
      </w:r>
    </w:p>
    <w:p w14:paraId="00187961" w14:textId="49507063" w:rsidR="001D0CBC" w:rsidRDefault="00855F71" w:rsidP="00936F69">
      <w:pPr>
        <w:pStyle w:val="Heading1"/>
      </w:pPr>
      <w:r>
        <w:t>Results</w:t>
      </w:r>
    </w:p>
    <w:p w14:paraId="2DF45551" w14:textId="2D002842" w:rsidR="006B3B56" w:rsidRPr="00A643D0" w:rsidDel="00754134" w:rsidRDefault="006B3B56" w:rsidP="00855F71">
      <w:pPr>
        <w:spacing w:after="160" w:line="256" w:lineRule="auto"/>
        <w:rPr>
          <w:del w:id="235" w:author="Emma Hudgins" w:date="2023-06-08T13:04:00Z"/>
          <w:rFonts w:ascii="Times New Roman" w:eastAsia="Times New Roman" w:hAnsi="Times New Roman" w:cs="Times New Roman"/>
          <w:b/>
          <w:sz w:val="24"/>
          <w:szCs w:val="24"/>
          <w:u w:val="single"/>
        </w:rPr>
      </w:pPr>
    </w:p>
    <w:p w14:paraId="47C29DEA" w14:textId="63F4F7AF" w:rsidR="006B3B56" w:rsidRDefault="00A643D0" w:rsidP="00855F71">
      <w:pPr>
        <w:spacing w:after="160" w:line="256" w:lineRule="auto"/>
        <w:rPr>
          <w:ins w:id="236" w:author="Emma Hudgins" w:date="2023-06-08T13:05:00Z"/>
          <w:rFonts w:ascii="Times New Roman" w:eastAsia="Times New Roman" w:hAnsi="Times New Roman" w:cs="Times New Roman"/>
          <w:b/>
          <w:sz w:val="24"/>
          <w:szCs w:val="24"/>
          <w:u w:val="single"/>
        </w:rPr>
      </w:pPr>
      <w:del w:id="237" w:author="Emma Hudgins" w:date="2023-06-08T13:04:00Z">
        <w:r w:rsidRPr="00A643D0" w:rsidDel="00754134">
          <w:rPr>
            <w:rFonts w:ascii="Times New Roman" w:eastAsia="Times New Roman" w:hAnsi="Times New Roman" w:cs="Times New Roman"/>
            <w:b/>
            <w:sz w:val="24"/>
            <w:szCs w:val="24"/>
            <w:u w:val="single"/>
          </w:rPr>
          <w:delText>Quasi</w:delText>
        </w:r>
        <w:r w:rsidR="006B3B56" w:rsidRPr="00A643D0" w:rsidDel="00754134">
          <w:rPr>
            <w:rFonts w:ascii="Times New Roman" w:eastAsia="Times New Roman" w:hAnsi="Times New Roman" w:cs="Times New Roman"/>
            <w:b/>
            <w:sz w:val="24"/>
            <w:szCs w:val="24"/>
            <w:u w:val="single"/>
          </w:rPr>
          <w:delText>-results (based on what Emma can remember from going in and out of RDC)</w:delText>
        </w:r>
      </w:del>
      <w:ins w:id="238" w:author="Emma Hudgins" w:date="2023-06-08T13:04:00Z">
        <w:r w:rsidR="00754134">
          <w:rPr>
            <w:rFonts w:ascii="Times New Roman" w:eastAsia="Times New Roman" w:hAnsi="Times New Roman" w:cs="Times New Roman"/>
            <w:b/>
            <w:sz w:val="24"/>
            <w:szCs w:val="24"/>
            <w:u w:val="single"/>
          </w:rPr>
          <w:t>De</w:t>
        </w:r>
      </w:ins>
      <w:ins w:id="239" w:author="Emma Hudgins" w:date="2023-06-08T13:05:00Z">
        <w:r w:rsidR="00754134">
          <w:rPr>
            <w:rFonts w:ascii="Times New Roman" w:eastAsia="Times New Roman" w:hAnsi="Times New Roman" w:cs="Times New Roman"/>
            <w:b/>
            <w:sz w:val="24"/>
            <w:szCs w:val="24"/>
            <w:u w:val="single"/>
          </w:rPr>
          <w:t>scriptive results</w:t>
        </w:r>
      </w:ins>
    </w:p>
    <w:p w14:paraId="43608557" w14:textId="4A6DFBBA" w:rsidR="00861B69" w:rsidRDefault="00172B76" w:rsidP="00855F71">
      <w:pPr>
        <w:spacing w:after="160" w:line="256" w:lineRule="auto"/>
        <w:rPr>
          <w:ins w:id="240" w:author="Emma Hudgins" w:date="2023-06-08T14:00:00Z"/>
          <w:rFonts w:ascii="Times New Roman" w:eastAsia="Times New Roman" w:hAnsi="Times New Roman" w:cs="Times New Roman"/>
          <w:bCs/>
          <w:sz w:val="24"/>
          <w:szCs w:val="24"/>
        </w:rPr>
      </w:pPr>
      <w:ins w:id="241" w:author="Emma Hudgins" w:date="2023-06-08T13:18:00Z">
        <w:r>
          <w:rPr>
            <w:rFonts w:ascii="Times New Roman" w:eastAsia="Times New Roman" w:hAnsi="Times New Roman" w:cs="Times New Roman"/>
            <w:bCs/>
            <w:sz w:val="24"/>
            <w:szCs w:val="24"/>
          </w:rPr>
          <w:t>Life stress</w:t>
        </w:r>
      </w:ins>
      <w:ins w:id="242" w:author="Emma Hudgins" w:date="2023-06-08T13:05:00Z">
        <w:r w:rsidR="00754134" w:rsidRPr="00A643D0">
          <w:rPr>
            <w:rFonts w:ascii="Times New Roman" w:eastAsia="Times New Roman" w:hAnsi="Times New Roman" w:cs="Times New Roman"/>
            <w:bCs/>
            <w:sz w:val="24"/>
            <w:szCs w:val="24"/>
          </w:rPr>
          <w:t xml:space="preserve"> </w:t>
        </w:r>
        <w:commentRangeStart w:id="243"/>
        <w:commentRangeEnd w:id="243"/>
        <w:r w:rsidR="00754134">
          <w:rPr>
            <w:rStyle w:val="CommentReference"/>
          </w:rPr>
          <w:commentReference w:id="243"/>
        </w:r>
        <w:r w:rsidR="00754134" w:rsidRPr="00A643D0">
          <w:rPr>
            <w:rFonts w:ascii="Times New Roman" w:eastAsia="Times New Roman" w:hAnsi="Times New Roman" w:cs="Times New Roman"/>
            <w:bCs/>
            <w:sz w:val="24"/>
            <w:szCs w:val="24"/>
          </w:rPr>
          <w:t xml:space="preserve">had greatest number of respondents </w:t>
        </w:r>
      </w:ins>
      <w:ins w:id="244" w:author="Emma Hudgins" w:date="2023-06-08T13:17:00Z">
        <w:r>
          <w:rPr>
            <w:rFonts w:ascii="Times New Roman" w:eastAsia="Times New Roman" w:hAnsi="Times New Roman" w:cs="Times New Roman"/>
            <w:bCs/>
            <w:sz w:val="24"/>
            <w:szCs w:val="24"/>
          </w:rPr>
          <w:t>(</w:t>
        </w:r>
      </w:ins>
      <w:ins w:id="245" w:author="Emma Hudgins" w:date="2023-06-08T13:54:00Z">
        <w:r w:rsidR="0090142F">
          <w:rPr>
            <w:rFonts w:ascii="Times New Roman" w:eastAsia="Times New Roman" w:hAnsi="Times New Roman" w:cs="Times New Roman"/>
            <w:bCs/>
            <w:sz w:val="24"/>
            <w:szCs w:val="24"/>
          </w:rPr>
          <w:t xml:space="preserve">n = 370025 </w:t>
        </w:r>
      </w:ins>
      <w:ins w:id="246" w:author="Emma Hudgins" w:date="2023-06-08T13:05:00Z">
        <w:r w:rsidR="00754134" w:rsidRPr="00A643D0">
          <w:rPr>
            <w:rFonts w:ascii="Times New Roman" w:eastAsia="Times New Roman" w:hAnsi="Times New Roman" w:cs="Times New Roman"/>
            <w:bCs/>
            <w:sz w:val="24"/>
            <w:szCs w:val="24"/>
          </w:rPr>
          <w:t xml:space="preserve">respondents in CMA postal codes), followed by </w:t>
        </w:r>
      </w:ins>
      <w:ins w:id="247" w:author="Emma Hudgins" w:date="2023-06-08T13:18:00Z">
        <w:r>
          <w:rPr>
            <w:rFonts w:ascii="Times New Roman" w:eastAsia="Times New Roman" w:hAnsi="Times New Roman" w:cs="Times New Roman"/>
            <w:bCs/>
            <w:sz w:val="24"/>
            <w:szCs w:val="24"/>
          </w:rPr>
          <w:t xml:space="preserve">general mental health (n = </w:t>
        </w:r>
      </w:ins>
      <w:ins w:id="248" w:author="Emma Hudgins" w:date="2023-06-08T13:54:00Z">
        <w:r w:rsidR="0090142F">
          <w:rPr>
            <w:rFonts w:ascii="Times New Roman" w:eastAsia="Times New Roman" w:hAnsi="Times New Roman" w:cs="Times New Roman"/>
            <w:bCs/>
            <w:sz w:val="24"/>
            <w:szCs w:val="24"/>
          </w:rPr>
          <w:t>36283</w:t>
        </w:r>
      </w:ins>
      <w:ins w:id="249" w:author="Emma Hudgins" w:date="2023-06-08T13:55:00Z">
        <w:r w:rsidR="0090142F">
          <w:rPr>
            <w:rFonts w:ascii="Times New Roman" w:eastAsia="Times New Roman" w:hAnsi="Times New Roman" w:cs="Times New Roman"/>
            <w:bCs/>
            <w:sz w:val="24"/>
            <w:szCs w:val="24"/>
          </w:rPr>
          <w:t>6</w:t>
        </w:r>
      </w:ins>
      <w:ins w:id="250" w:author="Emma Hudgins" w:date="2023-06-08T13:05:00Z">
        <w:r w:rsidR="00754134" w:rsidRPr="00A643D0">
          <w:rPr>
            <w:rFonts w:ascii="Times New Roman" w:eastAsia="Times New Roman" w:hAnsi="Times New Roman" w:cs="Times New Roman"/>
            <w:bCs/>
            <w:sz w:val="24"/>
            <w:szCs w:val="24"/>
          </w:rPr>
          <w:t xml:space="preserve">). </w:t>
        </w:r>
      </w:ins>
      <w:ins w:id="251" w:author="Emma Hudgins" w:date="2023-06-08T13:18:00Z">
        <w:r>
          <w:rPr>
            <w:rFonts w:ascii="Times New Roman" w:eastAsia="Times New Roman" w:hAnsi="Times New Roman" w:cs="Times New Roman"/>
            <w:bCs/>
            <w:sz w:val="24"/>
            <w:szCs w:val="24"/>
          </w:rPr>
          <w:t>As mentioned before, psychological distress sample si</w:t>
        </w:r>
      </w:ins>
      <w:ins w:id="252" w:author="Emma Hudgins" w:date="2023-06-08T13:19:00Z">
        <w:r>
          <w:rPr>
            <w:rFonts w:ascii="Times New Roman" w:eastAsia="Times New Roman" w:hAnsi="Times New Roman" w:cs="Times New Roman"/>
            <w:bCs/>
            <w:sz w:val="24"/>
            <w:szCs w:val="24"/>
          </w:rPr>
          <w:t>zes were too small to allow release.</w:t>
        </w:r>
      </w:ins>
      <w:ins w:id="253" w:author="Emma Hudgins" w:date="2023-06-08T13:18:00Z">
        <w:r>
          <w:rPr>
            <w:rFonts w:ascii="Times New Roman" w:eastAsia="Times New Roman" w:hAnsi="Times New Roman" w:cs="Times New Roman"/>
            <w:bCs/>
            <w:sz w:val="24"/>
            <w:szCs w:val="24"/>
          </w:rPr>
          <w:t xml:space="preserve"> </w:t>
        </w:r>
      </w:ins>
      <w:ins w:id="254" w:author="Emma Hudgins" w:date="2023-06-08T13:05:00Z">
        <w:r w:rsidR="00754134" w:rsidRPr="00A643D0">
          <w:rPr>
            <w:rFonts w:ascii="Times New Roman" w:eastAsia="Times New Roman" w:hAnsi="Times New Roman" w:cs="Times New Roman"/>
            <w:bCs/>
            <w:sz w:val="24"/>
            <w:szCs w:val="24"/>
          </w:rPr>
          <w:t>When restricted to postal codes with adequate bird</w:t>
        </w:r>
        <w:r w:rsidR="00754134">
          <w:rPr>
            <w:rFonts w:ascii="Times New Roman" w:eastAsia="Times New Roman" w:hAnsi="Times New Roman" w:cs="Times New Roman"/>
            <w:bCs/>
            <w:sz w:val="24"/>
            <w:szCs w:val="24"/>
          </w:rPr>
          <w:t xml:space="preserve"> diversity samples, there </w:t>
        </w:r>
        <w:proofErr w:type="gramStart"/>
        <w:r w:rsidR="00754134">
          <w:rPr>
            <w:rFonts w:ascii="Times New Roman" w:eastAsia="Times New Roman" w:hAnsi="Times New Roman" w:cs="Times New Roman"/>
            <w:bCs/>
            <w:sz w:val="24"/>
            <w:szCs w:val="24"/>
          </w:rPr>
          <w:t xml:space="preserve">were </w:t>
        </w:r>
      </w:ins>
      <w:ins w:id="255" w:author="Emma Hudgins" w:date="2023-06-08T13:19:00Z">
        <w:r>
          <w:rPr>
            <w:rFonts w:ascii="Times New Roman" w:eastAsia="Times New Roman" w:hAnsi="Times New Roman" w:cs="Times New Roman"/>
            <w:bCs/>
            <w:sz w:val="24"/>
            <w:szCs w:val="24"/>
          </w:rPr>
          <w:t xml:space="preserve"> n</w:t>
        </w:r>
        <w:proofErr w:type="gramEnd"/>
        <w:r>
          <w:rPr>
            <w:rFonts w:ascii="Times New Roman" w:eastAsia="Times New Roman" w:hAnsi="Times New Roman" w:cs="Times New Roman"/>
            <w:bCs/>
            <w:sz w:val="24"/>
            <w:szCs w:val="24"/>
          </w:rPr>
          <w:t xml:space="preserve">= 47623 </w:t>
        </w:r>
      </w:ins>
      <w:ins w:id="256" w:author="Emma Hudgins" w:date="2023-06-08T13:05:00Z">
        <w:r w:rsidR="00754134">
          <w:rPr>
            <w:rFonts w:ascii="Times New Roman" w:eastAsia="Times New Roman" w:hAnsi="Times New Roman" w:cs="Times New Roman"/>
            <w:bCs/>
            <w:sz w:val="24"/>
            <w:szCs w:val="24"/>
          </w:rPr>
          <w:t xml:space="preserve">non-missing responses for mental health and </w:t>
        </w:r>
      </w:ins>
      <w:ins w:id="257" w:author="Emma Hudgins" w:date="2023-06-08T13:19:00Z">
        <w:r>
          <w:rPr>
            <w:rFonts w:ascii="Times New Roman" w:eastAsia="Times New Roman" w:hAnsi="Times New Roman" w:cs="Times New Roman"/>
            <w:bCs/>
            <w:sz w:val="24"/>
            <w:szCs w:val="24"/>
          </w:rPr>
          <w:t xml:space="preserve">n=48693 non-missing responses for </w:t>
        </w:r>
      </w:ins>
      <w:ins w:id="258" w:author="Emma Hudgins" w:date="2023-06-08T13:05:00Z">
        <w:r w:rsidR="00754134">
          <w:rPr>
            <w:rFonts w:ascii="Times New Roman" w:eastAsia="Times New Roman" w:hAnsi="Times New Roman" w:cs="Times New Roman"/>
            <w:bCs/>
            <w:sz w:val="24"/>
            <w:szCs w:val="24"/>
          </w:rPr>
          <w:t>stress outcomes</w:t>
        </w:r>
      </w:ins>
      <w:ins w:id="259" w:author="Emma Hudgins" w:date="2023-06-08T13:06:00Z">
        <w:r w:rsidR="00213596">
          <w:rPr>
            <w:rFonts w:ascii="Times New Roman" w:eastAsia="Times New Roman" w:hAnsi="Times New Roman" w:cs="Times New Roman"/>
            <w:bCs/>
            <w:sz w:val="24"/>
            <w:szCs w:val="24"/>
          </w:rPr>
          <w:t>.</w:t>
        </w:r>
      </w:ins>
      <w:ins w:id="260" w:author="Emma Hudgins" w:date="2023-06-08T13:19:00Z">
        <w:r>
          <w:rPr>
            <w:rFonts w:ascii="Times New Roman" w:eastAsia="Times New Roman" w:hAnsi="Times New Roman" w:cs="Times New Roman"/>
            <w:bCs/>
            <w:sz w:val="24"/>
            <w:szCs w:val="24"/>
          </w:rPr>
          <w:t xml:space="preserve"> </w:t>
        </w:r>
      </w:ins>
      <w:ins w:id="261" w:author="Emma Hudgins" w:date="2023-06-08T14:01:00Z">
        <w:r w:rsidR="00FD6473">
          <w:rPr>
            <w:rFonts w:ascii="Times New Roman" w:eastAsia="Times New Roman" w:hAnsi="Times New Roman" w:cs="Times New Roman"/>
            <w:bCs/>
            <w:sz w:val="24"/>
            <w:szCs w:val="24"/>
          </w:rPr>
          <w:t xml:space="preserve">The probability of poor self-reported mental health was 0.08 (SD=0.27) within this </w:t>
        </w:r>
        <w:proofErr w:type="gramStart"/>
        <w:r w:rsidR="00FD6473">
          <w:rPr>
            <w:rFonts w:ascii="Times New Roman" w:eastAsia="Times New Roman" w:hAnsi="Times New Roman" w:cs="Times New Roman"/>
            <w:bCs/>
            <w:sz w:val="24"/>
            <w:szCs w:val="24"/>
          </w:rPr>
          <w:t xml:space="preserve">subset </w:t>
        </w:r>
      </w:ins>
      <w:ins w:id="262" w:author="Emma Hudgins" w:date="2023-06-08T14:02:00Z">
        <w:r w:rsidR="00FD6473">
          <w:rPr>
            <w:rFonts w:ascii="Times New Roman" w:eastAsia="Times New Roman" w:hAnsi="Times New Roman" w:cs="Times New Roman"/>
            <w:bCs/>
            <w:sz w:val="24"/>
            <w:szCs w:val="24"/>
          </w:rPr>
          <w:t>as a whole, as well as</w:t>
        </w:r>
        <w:proofErr w:type="gramEnd"/>
        <w:r w:rsidR="00FD6473">
          <w:rPr>
            <w:rFonts w:ascii="Times New Roman" w:eastAsia="Times New Roman" w:hAnsi="Times New Roman" w:cs="Times New Roman"/>
            <w:bCs/>
            <w:sz w:val="24"/>
            <w:szCs w:val="24"/>
          </w:rPr>
          <w:t xml:space="preserve"> within high-marginalization postal codes (SD=0.08), while it was 0.07 in low-marginalization postal codes (SD</w:t>
        </w:r>
      </w:ins>
      <w:ins w:id="263" w:author="Emma Hudgins" w:date="2023-06-08T14:03:00Z">
        <w:r w:rsidR="00FD6473">
          <w:rPr>
            <w:rFonts w:ascii="Times New Roman" w:eastAsia="Times New Roman" w:hAnsi="Times New Roman" w:cs="Times New Roman"/>
            <w:bCs/>
            <w:sz w:val="24"/>
            <w:szCs w:val="24"/>
          </w:rPr>
          <w:t>=0.26).</w:t>
        </w:r>
      </w:ins>
      <w:ins w:id="264" w:author="Emma Hudgins" w:date="2023-06-08T14:04:00Z">
        <w:r w:rsidR="00FD6473">
          <w:rPr>
            <w:rFonts w:ascii="Times New Roman" w:eastAsia="Times New Roman" w:hAnsi="Times New Roman" w:cs="Times New Roman"/>
            <w:bCs/>
            <w:sz w:val="24"/>
            <w:szCs w:val="24"/>
          </w:rPr>
          <w:t xml:space="preserve"> </w:t>
        </w:r>
      </w:ins>
      <w:ins w:id="265" w:author="Emma Hudgins" w:date="2023-06-08T14:03:00Z">
        <w:r w:rsidR="00FD6473">
          <w:rPr>
            <w:rFonts w:ascii="Times New Roman" w:eastAsia="Times New Roman" w:hAnsi="Times New Roman" w:cs="Times New Roman"/>
            <w:bCs/>
            <w:sz w:val="24"/>
            <w:szCs w:val="24"/>
          </w:rPr>
          <w:t>The probability of high self-reported life stress was 0.20 (SD=0.40) for the entire subset,</w:t>
        </w:r>
      </w:ins>
      <w:ins w:id="266" w:author="Emma Hudgins" w:date="2023-06-08T14:04:00Z">
        <w:r w:rsidR="00FD6473">
          <w:rPr>
            <w:rFonts w:ascii="Times New Roman" w:eastAsia="Times New Roman" w:hAnsi="Times New Roman" w:cs="Times New Roman"/>
            <w:bCs/>
            <w:sz w:val="24"/>
            <w:szCs w:val="24"/>
          </w:rPr>
          <w:t xml:space="preserve"> 0.21 within high-marginalization postal codes (SD=0.41), and 0.19 (SD=0.41) within low</w:t>
        </w:r>
      </w:ins>
      <w:ins w:id="267" w:author="Emma Hudgins" w:date="2023-06-08T14:05:00Z">
        <w:r w:rsidR="00FD6473">
          <w:rPr>
            <w:rFonts w:ascii="Times New Roman" w:eastAsia="Times New Roman" w:hAnsi="Times New Roman" w:cs="Times New Roman"/>
            <w:bCs/>
            <w:sz w:val="24"/>
            <w:szCs w:val="24"/>
          </w:rPr>
          <w:t xml:space="preserve"> marginalization postal codes.</w:t>
        </w:r>
      </w:ins>
    </w:p>
    <w:p w14:paraId="47CEEE68" w14:textId="3DD955BE" w:rsidR="00754134" w:rsidRDefault="00172B76">
      <w:pPr>
        <w:spacing w:after="160" w:line="256" w:lineRule="auto"/>
        <w:ind w:firstLine="720"/>
        <w:rPr>
          <w:ins w:id="268" w:author="Emma Hudgins" w:date="2023-06-08T13:05:00Z"/>
          <w:rFonts w:ascii="Times New Roman" w:eastAsia="Times New Roman" w:hAnsi="Times New Roman" w:cs="Times New Roman"/>
          <w:b/>
          <w:sz w:val="24"/>
          <w:szCs w:val="24"/>
          <w:u w:val="single"/>
        </w:rPr>
        <w:pPrChange w:id="269" w:author="Emma Hudgins" w:date="2023-06-08T14:00:00Z">
          <w:pPr>
            <w:spacing w:after="160" w:line="256" w:lineRule="auto"/>
          </w:pPr>
        </w:pPrChange>
      </w:pPr>
      <w:ins w:id="270" w:author="Emma Hudgins" w:date="2023-06-08T13:19:00Z">
        <w:r>
          <w:rPr>
            <w:rFonts w:ascii="Times New Roman" w:eastAsia="Times New Roman" w:hAnsi="Times New Roman" w:cs="Times New Roman"/>
            <w:bCs/>
            <w:sz w:val="24"/>
            <w:szCs w:val="24"/>
          </w:rPr>
          <w:t>A</w:t>
        </w:r>
      </w:ins>
      <w:ins w:id="271" w:author="Emma Hudgins" w:date="2023-06-08T13:20:00Z">
        <w:r>
          <w:rPr>
            <w:rFonts w:ascii="Times New Roman" w:eastAsia="Times New Roman" w:hAnsi="Times New Roman" w:cs="Times New Roman"/>
            <w:bCs/>
            <w:sz w:val="24"/>
            <w:szCs w:val="24"/>
          </w:rPr>
          <w:t xml:space="preserve">s we expected, the postal codes containing sufficient </w:t>
        </w:r>
        <w:proofErr w:type="spellStart"/>
        <w:r>
          <w:rPr>
            <w:rFonts w:ascii="Times New Roman" w:eastAsia="Times New Roman" w:hAnsi="Times New Roman" w:cs="Times New Roman"/>
            <w:bCs/>
            <w:sz w:val="24"/>
            <w:szCs w:val="24"/>
          </w:rPr>
          <w:t>eBird</w:t>
        </w:r>
        <w:proofErr w:type="spellEnd"/>
        <w:r>
          <w:rPr>
            <w:rFonts w:ascii="Times New Roman" w:eastAsia="Times New Roman" w:hAnsi="Times New Roman" w:cs="Times New Roman"/>
            <w:bCs/>
            <w:sz w:val="24"/>
            <w:szCs w:val="24"/>
          </w:rPr>
          <w:t xml:space="preserve"> data for biodiversity analysis were a biased subset of all postal codes, whe</w:t>
        </w:r>
        <w:r w:rsidR="004922CC">
          <w:rPr>
            <w:rFonts w:ascii="Times New Roman" w:eastAsia="Times New Roman" w:hAnsi="Times New Roman" w:cs="Times New Roman"/>
            <w:bCs/>
            <w:sz w:val="24"/>
            <w:szCs w:val="24"/>
          </w:rPr>
          <w:t>re respondents tended to have higher income</w:t>
        </w:r>
      </w:ins>
      <w:ins w:id="272" w:author="Emma Hudgins" w:date="2023-06-08T13:55:00Z">
        <w:r w:rsidR="0090142F">
          <w:rPr>
            <w:rFonts w:ascii="Times New Roman" w:eastAsia="Times New Roman" w:hAnsi="Times New Roman" w:cs="Times New Roman"/>
            <w:bCs/>
            <w:sz w:val="24"/>
            <w:szCs w:val="24"/>
          </w:rPr>
          <w:t xml:space="preserve"> </w:t>
        </w:r>
      </w:ins>
      <w:ins w:id="273" w:author="Emma Hudgins" w:date="2023-06-08T14:08:00Z">
        <w:r w:rsidR="000B090A">
          <w:rPr>
            <w:rFonts w:ascii="Times New Roman" w:eastAsia="Times New Roman" w:hAnsi="Times New Roman" w:cs="Times New Roman"/>
            <w:bCs/>
            <w:sz w:val="24"/>
            <w:szCs w:val="24"/>
          </w:rPr>
          <w:t>(</w:t>
        </w:r>
        <w:r w:rsidR="000B090A">
          <w:rPr>
            <w:rFonts w:ascii="Times New Roman" w:eastAsia="Times New Roman" w:hAnsi="Times New Roman" w:cs="Times New Roman"/>
            <w:bCs/>
            <w:sz w:val="24"/>
            <w:szCs w:val="24"/>
          </w:rPr>
          <w:sym w:font="Symbol" w:char="F044"/>
        </w:r>
        <w:r w:rsidR="000B090A">
          <w:rPr>
            <w:rFonts w:ascii="Times New Roman" w:eastAsia="Times New Roman" w:hAnsi="Times New Roman" w:cs="Times New Roman"/>
            <w:bCs/>
            <w:sz w:val="24"/>
            <w:szCs w:val="24"/>
          </w:rPr>
          <w:t>=0.48 semi-quantitative ranks, ~$ 4,800 per year)</w:t>
        </w:r>
      </w:ins>
      <w:ins w:id="274" w:author="Emma Hudgins" w:date="2023-06-08T14:09:00Z">
        <w:r w:rsidR="000B090A">
          <w:rPr>
            <w:rFonts w:ascii="Times New Roman" w:eastAsia="Times New Roman" w:hAnsi="Times New Roman" w:cs="Times New Roman"/>
            <w:bCs/>
            <w:sz w:val="24"/>
            <w:szCs w:val="24"/>
          </w:rPr>
          <w:t xml:space="preserve">, and to </w:t>
        </w:r>
      </w:ins>
      <w:ins w:id="275" w:author="Emma Hudgins" w:date="2023-06-08T13:20:00Z">
        <w:r w:rsidR="004922CC">
          <w:rPr>
            <w:rFonts w:ascii="Times New Roman" w:eastAsia="Times New Roman" w:hAnsi="Times New Roman" w:cs="Times New Roman"/>
            <w:bCs/>
            <w:sz w:val="24"/>
            <w:szCs w:val="24"/>
          </w:rPr>
          <w:t xml:space="preserve">be </w:t>
        </w:r>
      </w:ins>
      <w:ins w:id="276" w:author="Emma Hudgins" w:date="2023-06-08T13:21:00Z">
        <w:r w:rsidR="004922CC">
          <w:rPr>
            <w:rFonts w:ascii="Times New Roman" w:eastAsia="Times New Roman" w:hAnsi="Times New Roman" w:cs="Times New Roman"/>
            <w:bCs/>
            <w:sz w:val="24"/>
            <w:szCs w:val="24"/>
          </w:rPr>
          <w:t xml:space="preserve">slightly </w:t>
        </w:r>
      </w:ins>
      <w:ins w:id="277" w:author="Emma Hudgins" w:date="2023-06-08T13:20:00Z">
        <w:r w:rsidR="004922CC">
          <w:rPr>
            <w:rFonts w:ascii="Times New Roman" w:eastAsia="Times New Roman" w:hAnsi="Times New Roman" w:cs="Times New Roman"/>
            <w:bCs/>
            <w:sz w:val="24"/>
            <w:szCs w:val="24"/>
          </w:rPr>
          <w:t>older</w:t>
        </w:r>
      </w:ins>
      <w:ins w:id="278" w:author="Emma Hudgins" w:date="2023-06-08T14:07:00Z">
        <w:r w:rsidR="00FD6473">
          <w:rPr>
            <w:rFonts w:ascii="Times New Roman" w:eastAsia="Times New Roman" w:hAnsi="Times New Roman" w:cs="Times New Roman"/>
            <w:bCs/>
            <w:sz w:val="24"/>
            <w:szCs w:val="24"/>
          </w:rPr>
          <w:t xml:space="preserve"> (</w:t>
        </w:r>
        <w:r w:rsidR="00FD6473">
          <w:rPr>
            <w:rFonts w:ascii="Times New Roman" w:eastAsia="Times New Roman" w:hAnsi="Times New Roman" w:cs="Times New Roman"/>
            <w:bCs/>
            <w:sz w:val="24"/>
            <w:szCs w:val="24"/>
          </w:rPr>
          <w:sym w:font="Symbol" w:char="F044"/>
        </w:r>
        <w:r w:rsidR="00FD6473">
          <w:rPr>
            <w:rFonts w:ascii="Times New Roman" w:eastAsia="Times New Roman" w:hAnsi="Times New Roman" w:cs="Times New Roman"/>
            <w:bCs/>
            <w:sz w:val="24"/>
            <w:szCs w:val="24"/>
          </w:rPr>
          <w:t>=</w:t>
        </w:r>
        <w:r w:rsidR="000B090A">
          <w:rPr>
            <w:rFonts w:ascii="Times New Roman" w:eastAsia="Times New Roman" w:hAnsi="Times New Roman" w:cs="Times New Roman"/>
            <w:bCs/>
            <w:sz w:val="24"/>
            <w:szCs w:val="24"/>
          </w:rPr>
          <w:t>1.94 years</w:t>
        </w:r>
        <w:r w:rsidR="00FD6473">
          <w:rPr>
            <w:rFonts w:ascii="Times New Roman" w:eastAsia="Times New Roman" w:hAnsi="Times New Roman" w:cs="Times New Roman"/>
            <w:bCs/>
            <w:sz w:val="24"/>
            <w:szCs w:val="24"/>
          </w:rPr>
          <w:t>)</w:t>
        </w:r>
      </w:ins>
      <w:ins w:id="279" w:author="Emma Hudgins" w:date="2023-06-08T13:20:00Z">
        <w:r w:rsidR="004922CC">
          <w:rPr>
            <w:rFonts w:ascii="Times New Roman" w:eastAsia="Times New Roman" w:hAnsi="Times New Roman" w:cs="Times New Roman"/>
            <w:bCs/>
            <w:sz w:val="24"/>
            <w:szCs w:val="24"/>
          </w:rPr>
          <w:t xml:space="preserve">, </w:t>
        </w:r>
      </w:ins>
      <w:ins w:id="280" w:author="Emma Hudgins" w:date="2023-06-08T13:21:00Z">
        <w:r w:rsidR="004922CC">
          <w:rPr>
            <w:rFonts w:ascii="Times New Roman" w:eastAsia="Times New Roman" w:hAnsi="Times New Roman" w:cs="Times New Roman"/>
            <w:bCs/>
            <w:sz w:val="24"/>
            <w:szCs w:val="24"/>
          </w:rPr>
          <w:t>more active</w:t>
        </w:r>
      </w:ins>
      <w:ins w:id="281" w:author="Emma Hudgins" w:date="2023-06-08T14:07:00Z">
        <w:r w:rsidR="00FD6473">
          <w:rPr>
            <w:rFonts w:ascii="Times New Roman" w:eastAsia="Times New Roman" w:hAnsi="Times New Roman" w:cs="Times New Roman"/>
            <w:bCs/>
            <w:sz w:val="24"/>
            <w:szCs w:val="24"/>
          </w:rPr>
          <w:t xml:space="preserve"> (</w:t>
        </w:r>
        <w:r w:rsidR="00FD6473">
          <w:rPr>
            <w:rFonts w:ascii="Times New Roman" w:eastAsia="Times New Roman" w:hAnsi="Times New Roman" w:cs="Times New Roman"/>
            <w:bCs/>
            <w:sz w:val="24"/>
            <w:szCs w:val="24"/>
          </w:rPr>
          <w:sym w:font="Symbol" w:char="F044"/>
        </w:r>
        <w:r w:rsidR="00FD6473">
          <w:rPr>
            <w:rFonts w:ascii="Times New Roman" w:eastAsia="Times New Roman" w:hAnsi="Times New Roman" w:cs="Times New Roman"/>
            <w:bCs/>
            <w:sz w:val="24"/>
            <w:szCs w:val="24"/>
          </w:rPr>
          <w:t>=2.24 hours of activity per week)</w:t>
        </w:r>
      </w:ins>
      <w:ins w:id="282" w:author="Emma Hudgins" w:date="2023-06-08T13:21:00Z">
        <w:r w:rsidR="004922CC">
          <w:rPr>
            <w:rFonts w:ascii="Times New Roman" w:eastAsia="Times New Roman" w:hAnsi="Times New Roman" w:cs="Times New Roman"/>
            <w:bCs/>
            <w:sz w:val="24"/>
            <w:szCs w:val="24"/>
          </w:rPr>
          <w:t>, and consume less alco</w:t>
        </w:r>
      </w:ins>
      <w:ins w:id="283" w:author="Emma Hudgins" w:date="2023-06-08T13:22:00Z">
        <w:r w:rsidR="004922CC">
          <w:rPr>
            <w:rFonts w:ascii="Times New Roman" w:eastAsia="Times New Roman" w:hAnsi="Times New Roman" w:cs="Times New Roman"/>
            <w:bCs/>
            <w:sz w:val="24"/>
            <w:szCs w:val="24"/>
          </w:rPr>
          <w:t xml:space="preserve">hol </w:t>
        </w:r>
      </w:ins>
      <w:ins w:id="284" w:author="Emma Hudgins" w:date="2023-06-08T14:06:00Z">
        <w:r w:rsidR="00FD6473">
          <w:rPr>
            <w:rFonts w:ascii="Times New Roman" w:eastAsia="Times New Roman" w:hAnsi="Times New Roman" w:cs="Times New Roman"/>
            <w:bCs/>
            <w:sz w:val="24"/>
            <w:szCs w:val="24"/>
          </w:rPr>
          <w:t>(</w:t>
        </w:r>
        <w:r w:rsidR="00FD6473">
          <w:rPr>
            <w:rFonts w:ascii="Times New Roman" w:eastAsia="Times New Roman" w:hAnsi="Times New Roman" w:cs="Times New Roman"/>
            <w:bCs/>
            <w:sz w:val="24"/>
            <w:szCs w:val="24"/>
          </w:rPr>
          <w:sym w:font="Symbol" w:char="F044"/>
        </w:r>
        <w:r w:rsidR="00FD6473">
          <w:rPr>
            <w:rFonts w:ascii="Times New Roman" w:eastAsia="Times New Roman" w:hAnsi="Times New Roman" w:cs="Times New Roman"/>
            <w:bCs/>
            <w:sz w:val="24"/>
            <w:szCs w:val="24"/>
          </w:rPr>
          <w:t>=0.2</w:t>
        </w:r>
      </w:ins>
      <w:ins w:id="285" w:author="Emma Hudgins" w:date="2023-06-08T14:07:00Z">
        <w:r w:rsidR="00FD6473">
          <w:rPr>
            <w:rFonts w:ascii="Times New Roman" w:eastAsia="Times New Roman" w:hAnsi="Times New Roman" w:cs="Times New Roman"/>
            <w:bCs/>
            <w:sz w:val="24"/>
            <w:szCs w:val="24"/>
          </w:rPr>
          <w:t>0</w:t>
        </w:r>
      </w:ins>
      <w:ins w:id="286" w:author="Emma Hudgins" w:date="2023-06-08T14:06:00Z">
        <w:r w:rsidR="00FD6473">
          <w:rPr>
            <w:rFonts w:ascii="Times New Roman" w:eastAsia="Times New Roman" w:hAnsi="Times New Roman" w:cs="Times New Roman"/>
            <w:bCs/>
            <w:sz w:val="24"/>
            <w:szCs w:val="24"/>
          </w:rPr>
          <w:t xml:space="preserve"> drinks per week) </w:t>
        </w:r>
      </w:ins>
      <w:ins w:id="287" w:author="Emma Hudgins" w:date="2023-06-08T13:22:00Z">
        <w:r w:rsidR="004922CC">
          <w:rPr>
            <w:rFonts w:ascii="Times New Roman" w:eastAsia="Times New Roman" w:hAnsi="Times New Roman" w:cs="Times New Roman"/>
            <w:bCs/>
            <w:sz w:val="24"/>
            <w:szCs w:val="24"/>
          </w:rPr>
          <w:t>than the overall set of CCHS respondents</w:t>
        </w:r>
      </w:ins>
      <w:ins w:id="288" w:author="Emma Hudgins" w:date="2023-06-08T13:23:00Z">
        <w:r w:rsidR="004922CC">
          <w:rPr>
            <w:rFonts w:ascii="Times New Roman" w:eastAsia="Times New Roman" w:hAnsi="Times New Roman" w:cs="Times New Roman"/>
            <w:bCs/>
            <w:sz w:val="24"/>
            <w:szCs w:val="24"/>
          </w:rPr>
          <w:t xml:space="preserve"> (Table S</w:t>
        </w:r>
      </w:ins>
      <w:ins w:id="289" w:author="Emma Hudgins" w:date="2023-06-08T13:57:00Z">
        <w:r w:rsidR="00861B69">
          <w:rPr>
            <w:rFonts w:ascii="Times New Roman" w:eastAsia="Times New Roman" w:hAnsi="Times New Roman" w:cs="Times New Roman"/>
            <w:bCs/>
            <w:sz w:val="24"/>
            <w:szCs w:val="24"/>
          </w:rPr>
          <w:t>1</w:t>
        </w:r>
      </w:ins>
      <w:ins w:id="290" w:author="Emma Hudgins" w:date="2023-06-08T13:23:00Z">
        <w:r w:rsidR="004922CC">
          <w:rPr>
            <w:rFonts w:ascii="Times New Roman" w:eastAsia="Times New Roman" w:hAnsi="Times New Roman" w:cs="Times New Roman"/>
            <w:bCs/>
            <w:sz w:val="24"/>
            <w:szCs w:val="24"/>
          </w:rPr>
          <w:t>)</w:t>
        </w:r>
      </w:ins>
      <w:ins w:id="291" w:author="Emma Hudgins" w:date="2023-06-08T13:25:00Z">
        <w:r w:rsidR="00132ABC">
          <w:rPr>
            <w:rFonts w:ascii="Times New Roman" w:eastAsia="Times New Roman" w:hAnsi="Times New Roman" w:cs="Times New Roman"/>
            <w:bCs/>
            <w:sz w:val="24"/>
            <w:szCs w:val="24"/>
          </w:rPr>
          <w:t xml:space="preserve">, though they </w:t>
        </w:r>
      </w:ins>
      <w:ins w:id="292" w:author="Emma Hudgins" w:date="2023-06-08T14:09:00Z">
        <w:r w:rsidR="000B090A">
          <w:rPr>
            <w:rFonts w:ascii="Times New Roman" w:eastAsia="Times New Roman" w:hAnsi="Times New Roman" w:cs="Times New Roman"/>
            <w:bCs/>
            <w:sz w:val="24"/>
            <w:szCs w:val="24"/>
          </w:rPr>
          <w:t xml:space="preserve">also </w:t>
        </w:r>
      </w:ins>
      <w:ins w:id="293" w:author="Emma Hudgins" w:date="2023-06-08T13:25:00Z">
        <w:r w:rsidR="00132ABC">
          <w:rPr>
            <w:rFonts w:ascii="Times New Roman" w:eastAsia="Times New Roman" w:hAnsi="Times New Roman" w:cs="Times New Roman"/>
            <w:bCs/>
            <w:sz w:val="24"/>
            <w:szCs w:val="24"/>
          </w:rPr>
          <w:t>consumed slightly fewer fruits and vegetables</w:t>
        </w:r>
      </w:ins>
      <w:ins w:id="294" w:author="Emma Hudgins" w:date="2023-06-08T14:05:00Z">
        <w:r w:rsidR="00FD6473">
          <w:rPr>
            <w:rFonts w:ascii="Times New Roman" w:eastAsia="Times New Roman" w:hAnsi="Times New Roman" w:cs="Times New Roman"/>
            <w:bCs/>
            <w:sz w:val="24"/>
            <w:szCs w:val="24"/>
          </w:rPr>
          <w:t xml:space="preserve"> (</w:t>
        </w:r>
        <w:r w:rsidR="00FD6473">
          <w:rPr>
            <w:rFonts w:ascii="Times New Roman" w:eastAsia="Times New Roman" w:hAnsi="Times New Roman" w:cs="Times New Roman"/>
            <w:bCs/>
            <w:sz w:val="24"/>
            <w:szCs w:val="24"/>
          </w:rPr>
          <w:sym w:font="Symbol" w:char="F044"/>
        </w:r>
        <w:r w:rsidR="00FD6473">
          <w:rPr>
            <w:rFonts w:ascii="Times New Roman" w:eastAsia="Times New Roman" w:hAnsi="Times New Roman" w:cs="Times New Roman"/>
            <w:bCs/>
            <w:sz w:val="24"/>
            <w:szCs w:val="24"/>
          </w:rPr>
          <w:t>=</w:t>
        </w:r>
      </w:ins>
      <w:ins w:id="295" w:author="Emma Hudgins" w:date="2023-06-08T14:07:00Z">
        <w:r w:rsidR="000B090A">
          <w:rPr>
            <w:rFonts w:ascii="Times New Roman" w:eastAsia="Times New Roman" w:hAnsi="Times New Roman" w:cs="Times New Roman"/>
            <w:bCs/>
            <w:sz w:val="24"/>
            <w:szCs w:val="24"/>
          </w:rPr>
          <w:t>-</w:t>
        </w:r>
      </w:ins>
      <w:ins w:id="296" w:author="Emma Hudgins" w:date="2023-06-08T14:06:00Z">
        <w:r w:rsidR="00FD6473">
          <w:rPr>
            <w:rFonts w:ascii="Times New Roman" w:eastAsia="Times New Roman" w:hAnsi="Times New Roman" w:cs="Times New Roman"/>
            <w:bCs/>
            <w:sz w:val="24"/>
            <w:szCs w:val="24"/>
          </w:rPr>
          <w:t>0.25 servings per day</w:t>
        </w:r>
      </w:ins>
      <w:ins w:id="297" w:author="Emma Hudgins" w:date="2023-06-08T14:05:00Z">
        <w:r w:rsidR="00FD6473">
          <w:rPr>
            <w:rFonts w:ascii="Times New Roman" w:eastAsia="Times New Roman" w:hAnsi="Times New Roman" w:cs="Times New Roman"/>
            <w:bCs/>
            <w:sz w:val="24"/>
            <w:szCs w:val="24"/>
          </w:rPr>
          <w:t>)</w:t>
        </w:r>
      </w:ins>
      <w:ins w:id="298" w:author="Emma Hudgins" w:date="2023-06-08T13:22:00Z">
        <w:r w:rsidR="004922CC">
          <w:rPr>
            <w:rFonts w:ascii="Times New Roman" w:eastAsia="Times New Roman" w:hAnsi="Times New Roman" w:cs="Times New Roman"/>
            <w:bCs/>
            <w:sz w:val="24"/>
            <w:szCs w:val="24"/>
          </w:rPr>
          <w:t xml:space="preserve">. </w:t>
        </w:r>
      </w:ins>
      <w:ins w:id="299" w:author="Emma Hudgins" w:date="2023-06-08T13:23:00Z">
        <w:r w:rsidR="004922CC">
          <w:rPr>
            <w:rFonts w:ascii="Times New Roman" w:eastAsia="Times New Roman" w:hAnsi="Times New Roman" w:cs="Times New Roman"/>
            <w:bCs/>
            <w:sz w:val="24"/>
            <w:szCs w:val="24"/>
          </w:rPr>
          <w:t>Counter to expectations, the p</w:t>
        </w:r>
      </w:ins>
      <w:ins w:id="300" w:author="Emma Hudgins" w:date="2023-06-08T13:22:00Z">
        <w:r w:rsidR="004922CC">
          <w:rPr>
            <w:rFonts w:ascii="Times New Roman" w:eastAsia="Times New Roman" w:hAnsi="Times New Roman" w:cs="Times New Roman"/>
            <w:bCs/>
            <w:sz w:val="24"/>
            <w:szCs w:val="24"/>
          </w:rPr>
          <w:t>ostal codes with sufficient data tended to have lower NDVI</w:t>
        </w:r>
      </w:ins>
      <w:ins w:id="301" w:author="Emma Hudgins" w:date="2023-06-08T13:23:00Z">
        <w:r w:rsidR="004922CC">
          <w:rPr>
            <w:rFonts w:ascii="Times New Roman" w:eastAsia="Times New Roman" w:hAnsi="Times New Roman" w:cs="Times New Roman"/>
            <w:bCs/>
            <w:sz w:val="24"/>
            <w:szCs w:val="24"/>
          </w:rPr>
          <w:t xml:space="preserve"> </w:t>
        </w:r>
      </w:ins>
      <w:ins w:id="302" w:author="Emma Hudgins" w:date="2023-06-08T14:09:00Z">
        <w:r w:rsidR="000B090A">
          <w:rPr>
            <w:rFonts w:ascii="Times New Roman" w:eastAsia="Times New Roman" w:hAnsi="Times New Roman" w:cs="Times New Roman"/>
            <w:bCs/>
            <w:sz w:val="24"/>
            <w:szCs w:val="24"/>
          </w:rPr>
          <w:t>(</w:t>
        </w:r>
        <w:r w:rsidR="000B090A">
          <w:rPr>
            <w:rFonts w:ascii="Times New Roman" w:eastAsia="Times New Roman" w:hAnsi="Times New Roman" w:cs="Times New Roman"/>
            <w:bCs/>
            <w:sz w:val="24"/>
            <w:szCs w:val="24"/>
          </w:rPr>
          <w:sym w:font="Symbol" w:char="F044"/>
        </w:r>
        <w:r w:rsidR="000B090A">
          <w:rPr>
            <w:rFonts w:ascii="Times New Roman" w:eastAsia="Times New Roman" w:hAnsi="Times New Roman" w:cs="Times New Roman"/>
            <w:bCs/>
            <w:sz w:val="24"/>
            <w:szCs w:val="24"/>
          </w:rPr>
          <w:t xml:space="preserve">=-0.14 </w:t>
        </w:r>
      </w:ins>
      <w:ins w:id="303" w:author="Emma Hudgins" w:date="2023-06-08T14:10:00Z">
        <w:r w:rsidR="000B090A">
          <w:rPr>
            <w:rFonts w:ascii="Times New Roman" w:eastAsia="Times New Roman" w:hAnsi="Times New Roman" w:cs="Times New Roman"/>
            <w:bCs/>
            <w:sz w:val="24"/>
            <w:szCs w:val="24"/>
          </w:rPr>
          <w:t>to</w:t>
        </w:r>
      </w:ins>
      <w:ins w:id="304" w:author="Emma Hudgins" w:date="2023-06-08T14:09:00Z">
        <w:r w:rsidR="000B090A">
          <w:rPr>
            <w:rFonts w:ascii="Times New Roman" w:eastAsia="Times New Roman" w:hAnsi="Times New Roman" w:cs="Times New Roman"/>
            <w:bCs/>
            <w:sz w:val="24"/>
            <w:szCs w:val="24"/>
          </w:rPr>
          <w:t xml:space="preserve"> </w:t>
        </w:r>
      </w:ins>
      <w:ins w:id="305" w:author="Emma Hudgins" w:date="2023-06-08T14:10:00Z">
        <w:r w:rsidR="000B090A">
          <w:rPr>
            <w:rFonts w:ascii="Times New Roman" w:eastAsia="Times New Roman" w:hAnsi="Times New Roman" w:cs="Times New Roman"/>
            <w:bCs/>
            <w:sz w:val="24"/>
            <w:szCs w:val="24"/>
          </w:rPr>
          <w:t>-</w:t>
        </w:r>
      </w:ins>
      <w:ins w:id="306" w:author="Emma Hudgins" w:date="2023-06-08T14:09:00Z">
        <w:r w:rsidR="000B090A">
          <w:rPr>
            <w:rFonts w:ascii="Times New Roman" w:eastAsia="Times New Roman" w:hAnsi="Times New Roman" w:cs="Times New Roman"/>
            <w:bCs/>
            <w:sz w:val="24"/>
            <w:szCs w:val="24"/>
          </w:rPr>
          <w:t>0.15 ac</w:t>
        </w:r>
      </w:ins>
      <w:ins w:id="307" w:author="Emma Hudgins" w:date="2023-06-08T14:10:00Z">
        <w:r w:rsidR="000B090A">
          <w:rPr>
            <w:rFonts w:ascii="Times New Roman" w:eastAsia="Times New Roman" w:hAnsi="Times New Roman" w:cs="Times New Roman"/>
            <w:bCs/>
            <w:sz w:val="24"/>
            <w:szCs w:val="24"/>
          </w:rPr>
          <w:t>ross buffer sizes</w:t>
        </w:r>
      </w:ins>
      <w:ins w:id="308" w:author="Emma Hudgins" w:date="2023-06-08T14:09:00Z">
        <w:r w:rsidR="000B090A">
          <w:rPr>
            <w:rFonts w:ascii="Times New Roman" w:eastAsia="Times New Roman" w:hAnsi="Times New Roman" w:cs="Times New Roman"/>
            <w:bCs/>
            <w:sz w:val="24"/>
            <w:szCs w:val="24"/>
          </w:rPr>
          <w:t xml:space="preserve">) </w:t>
        </w:r>
      </w:ins>
      <w:ins w:id="309" w:author="Emma Hudgins" w:date="2023-06-08T13:23:00Z">
        <w:r w:rsidR="004922CC">
          <w:rPr>
            <w:rFonts w:ascii="Times New Roman" w:eastAsia="Times New Roman" w:hAnsi="Times New Roman" w:cs="Times New Roman"/>
            <w:bCs/>
            <w:sz w:val="24"/>
            <w:szCs w:val="24"/>
          </w:rPr>
          <w:t>and tree diversity</w:t>
        </w:r>
      </w:ins>
      <w:ins w:id="310" w:author="Emma Hudgins" w:date="2023-06-08T14:10:00Z">
        <w:r w:rsidR="000B090A">
          <w:rPr>
            <w:rFonts w:ascii="Times New Roman" w:eastAsia="Times New Roman" w:hAnsi="Times New Roman" w:cs="Times New Roman"/>
            <w:bCs/>
            <w:sz w:val="24"/>
            <w:szCs w:val="24"/>
          </w:rPr>
          <w:t xml:space="preserve"> (</w:t>
        </w:r>
        <w:r w:rsidR="000B090A">
          <w:rPr>
            <w:rFonts w:ascii="Times New Roman" w:eastAsia="Times New Roman" w:hAnsi="Times New Roman" w:cs="Times New Roman"/>
            <w:bCs/>
            <w:sz w:val="24"/>
            <w:szCs w:val="24"/>
          </w:rPr>
          <w:sym w:font="Symbol" w:char="F044"/>
        </w:r>
        <w:r w:rsidR="000B090A">
          <w:rPr>
            <w:rFonts w:ascii="Times New Roman" w:eastAsia="Times New Roman" w:hAnsi="Times New Roman" w:cs="Times New Roman"/>
            <w:bCs/>
            <w:sz w:val="24"/>
            <w:szCs w:val="24"/>
          </w:rPr>
          <w:t>=-0.29 in</w:t>
        </w:r>
      </w:ins>
      <w:ins w:id="311" w:author="Emma Hudgins" w:date="2023-06-08T14:11:00Z">
        <w:r w:rsidR="000B090A">
          <w:rPr>
            <w:rFonts w:ascii="Times New Roman" w:eastAsia="Times New Roman" w:hAnsi="Times New Roman" w:cs="Times New Roman"/>
            <w:bCs/>
            <w:sz w:val="24"/>
            <w:szCs w:val="24"/>
          </w:rPr>
          <w:t>t tree</w:t>
        </w:r>
      </w:ins>
      <w:ins w:id="312" w:author="Emma Hudgins" w:date="2023-06-08T14:10:00Z">
        <w:r w:rsidR="000B090A">
          <w:rPr>
            <w:rFonts w:ascii="Times New Roman" w:eastAsia="Times New Roman" w:hAnsi="Times New Roman" w:cs="Times New Roman"/>
            <w:bCs/>
            <w:sz w:val="24"/>
            <w:szCs w:val="24"/>
          </w:rPr>
          <w:t xml:space="preserve"> species richness and </w:t>
        </w:r>
        <w:r w:rsidR="000B090A">
          <w:rPr>
            <w:rFonts w:ascii="Times New Roman" w:eastAsia="Times New Roman" w:hAnsi="Times New Roman" w:cs="Times New Roman"/>
            <w:bCs/>
            <w:sz w:val="24"/>
            <w:szCs w:val="24"/>
          </w:rPr>
          <w:sym w:font="Symbol" w:char="F044"/>
        </w:r>
        <w:r w:rsidR="000B090A">
          <w:rPr>
            <w:rFonts w:ascii="Times New Roman" w:eastAsia="Times New Roman" w:hAnsi="Times New Roman" w:cs="Times New Roman"/>
            <w:bCs/>
            <w:sz w:val="24"/>
            <w:szCs w:val="24"/>
          </w:rPr>
          <w:t>=-</w:t>
        </w:r>
      </w:ins>
      <w:ins w:id="313" w:author="Emma Hudgins" w:date="2023-06-08T14:11:00Z">
        <w:r w:rsidR="000B090A">
          <w:rPr>
            <w:rFonts w:ascii="Times New Roman" w:eastAsia="Times New Roman" w:hAnsi="Times New Roman" w:cs="Times New Roman"/>
            <w:bCs/>
            <w:sz w:val="24"/>
            <w:szCs w:val="24"/>
          </w:rPr>
          <w:t>0.04 in tree diversity</w:t>
        </w:r>
      </w:ins>
      <w:ins w:id="314" w:author="Emma Hudgins" w:date="2023-06-08T14:10:00Z">
        <w:r w:rsidR="000B090A">
          <w:rPr>
            <w:rFonts w:ascii="Times New Roman" w:eastAsia="Times New Roman" w:hAnsi="Times New Roman" w:cs="Times New Roman"/>
            <w:bCs/>
            <w:sz w:val="24"/>
            <w:szCs w:val="24"/>
          </w:rPr>
          <w:t>)</w:t>
        </w:r>
      </w:ins>
      <w:ins w:id="315" w:author="Emma Hudgins" w:date="2023-06-08T13:23:00Z">
        <w:r w:rsidR="004922CC">
          <w:rPr>
            <w:rFonts w:ascii="Times New Roman" w:eastAsia="Times New Roman" w:hAnsi="Times New Roman" w:cs="Times New Roman"/>
            <w:bCs/>
            <w:sz w:val="24"/>
            <w:szCs w:val="24"/>
          </w:rPr>
          <w:t xml:space="preserve">. </w:t>
        </w:r>
      </w:ins>
      <w:ins w:id="316" w:author="Emma Hudgins" w:date="2023-06-08T13:24:00Z">
        <w:r w:rsidR="004922CC">
          <w:rPr>
            <w:rFonts w:ascii="Times New Roman" w:eastAsia="Times New Roman" w:hAnsi="Times New Roman" w:cs="Times New Roman"/>
            <w:bCs/>
            <w:sz w:val="24"/>
            <w:szCs w:val="24"/>
          </w:rPr>
          <w:t>T</w:t>
        </w:r>
      </w:ins>
      <w:ins w:id="317" w:author="Emma Hudgins" w:date="2023-06-08T13:25:00Z">
        <w:r w:rsidR="004922CC">
          <w:rPr>
            <w:rFonts w:ascii="Times New Roman" w:eastAsia="Times New Roman" w:hAnsi="Times New Roman" w:cs="Times New Roman"/>
            <w:bCs/>
            <w:sz w:val="24"/>
            <w:szCs w:val="24"/>
          </w:rPr>
          <w:t xml:space="preserve">hese patterns </w:t>
        </w:r>
      </w:ins>
      <w:ins w:id="318" w:author="Emma Hudgins" w:date="2023-06-08T13:55:00Z">
        <w:r w:rsidR="0090142F">
          <w:rPr>
            <w:rFonts w:ascii="Times New Roman" w:eastAsia="Times New Roman" w:hAnsi="Times New Roman" w:cs="Times New Roman"/>
            <w:bCs/>
            <w:sz w:val="24"/>
            <w:szCs w:val="24"/>
          </w:rPr>
          <w:t xml:space="preserve">largely </w:t>
        </w:r>
      </w:ins>
      <w:ins w:id="319" w:author="Emma Hudgins" w:date="2023-06-08T13:25:00Z">
        <w:r w:rsidR="004922CC">
          <w:rPr>
            <w:rFonts w:ascii="Times New Roman" w:eastAsia="Times New Roman" w:hAnsi="Times New Roman" w:cs="Times New Roman"/>
            <w:bCs/>
            <w:sz w:val="24"/>
            <w:szCs w:val="24"/>
          </w:rPr>
          <w:t xml:space="preserve">persisted even within the two stratifications by marginalization index (Table </w:t>
        </w:r>
      </w:ins>
      <w:ins w:id="320" w:author="Emma Hudgins" w:date="2023-06-08T13:57:00Z">
        <w:r w:rsidR="00861B69">
          <w:rPr>
            <w:rFonts w:ascii="Times New Roman" w:eastAsia="Times New Roman" w:hAnsi="Times New Roman" w:cs="Times New Roman"/>
            <w:bCs/>
            <w:sz w:val="24"/>
            <w:szCs w:val="24"/>
          </w:rPr>
          <w:t>S2-S3</w:t>
        </w:r>
      </w:ins>
      <w:ins w:id="321" w:author="Emma Hudgins" w:date="2023-06-08T13:25:00Z">
        <w:r w:rsidR="004922CC">
          <w:rPr>
            <w:rFonts w:ascii="Times New Roman" w:eastAsia="Times New Roman" w:hAnsi="Times New Roman" w:cs="Times New Roman"/>
            <w:bCs/>
            <w:sz w:val="24"/>
            <w:szCs w:val="24"/>
          </w:rPr>
          <w:t>)</w:t>
        </w:r>
      </w:ins>
      <w:ins w:id="322" w:author="Emma Hudgins" w:date="2023-06-08T13:55:00Z">
        <w:r w:rsidR="0090142F">
          <w:rPr>
            <w:rFonts w:ascii="Times New Roman" w:eastAsia="Times New Roman" w:hAnsi="Times New Roman" w:cs="Times New Roman"/>
            <w:bCs/>
            <w:sz w:val="24"/>
            <w:szCs w:val="24"/>
          </w:rPr>
          <w:t>, though the</w:t>
        </w:r>
      </w:ins>
      <w:ins w:id="323" w:author="Emma Hudgins" w:date="2023-06-08T13:56:00Z">
        <w:r w:rsidR="0090142F">
          <w:rPr>
            <w:rFonts w:ascii="Times New Roman" w:eastAsia="Times New Roman" w:hAnsi="Times New Roman" w:cs="Times New Roman"/>
            <w:bCs/>
            <w:sz w:val="24"/>
            <w:szCs w:val="24"/>
          </w:rPr>
          <w:t xml:space="preserve"> bias towards </w:t>
        </w:r>
        <w:proofErr w:type="spellStart"/>
        <w:r w:rsidR="0090142F">
          <w:rPr>
            <w:rFonts w:ascii="Times New Roman" w:eastAsia="Times New Roman" w:hAnsi="Times New Roman" w:cs="Times New Roman"/>
            <w:bCs/>
            <w:sz w:val="24"/>
            <w:szCs w:val="24"/>
          </w:rPr>
          <w:t>and</w:t>
        </w:r>
      </w:ins>
      <w:proofErr w:type="spellEnd"/>
      <w:ins w:id="324" w:author="Emma Hudgins" w:date="2023-06-08T13:55:00Z">
        <w:r w:rsidR="0090142F">
          <w:rPr>
            <w:rFonts w:ascii="Times New Roman" w:eastAsia="Times New Roman" w:hAnsi="Times New Roman" w:cs="Times New Roman"/>
            <w:bCs/>
            <w:sz w:val="24"/>
            <w:szCs w:val="24"/>
          </w:rPr>
          <w:t xml:space="preserve"> </w:t>
        </w:r>
      </w:ins>
      <w:ins w:id="325" w:author="Emma Hudgins" w:date="2023-06-08T13:56:00Z">
        <w:r w:rsidR="0090142F">
          <w:rPr>
            <w:rFonts w:ascii="Times New Roman" w:eastAsia="Times New Roman" w:hAnsi="Times New Roman" w:cs="Times New Roman"/>
            <w:bCs/>
            <w:sz w:val="24"/>
            <w:szCs w:val="24"/>
          </w:rPr>
          <w:t>increase in SES</w:t>
        </w:r>
      </w:ins>
      <w:ins w:id="326" w:author="Emma Hudgins" w:date="2023-06-08T13:55:00Z">
        <w:r w:rsidR="0090142F">
          <w:rPr>
            <w:rFonts w:ascii="Times New Roman" w:eastAsia="Times New Roman" w:hAnsi="Times New Roman" w:cs="Times New Roman"/>
            <w:bCs/>
            <w:sz w:val="24"/>
            <w:szCs w:val="24"/>
          </w:rPr>
          <w:t xml:space="preserve"> and health </w:t>
        </w:r>
        <w:proofErr w:type="spellStart"/>
        <w:r w:rsidR="0090142F">
          <w:rPr>
            <w:rFonts w:ascii="Times New Roman" w:eastAsia="Times New Roman" w:hAnsi="Times New Roman" w:cs="Times New Roman"/>
            <w:bCs/>
            <w:sz w:val="24"/>
            <w:szCs w:val="24"/>
          </w:rPr>
          <w:t>behaviour</w:t>
        </w:r>
      </w:ins>
      <w:ins w:id="327" w:author="Emma Hudgins" w:date="2023-06-08T13:56:00Z">
        <w:r w:rsidR="0090142F">
          <w:rPr>
            <w:rFonts w:ascii="Times New Roman" w:eastAsia="Times New Roman" w:hAnsi="Times New Roman" w:cs="Times New Roman"/>
            <w:bCs/>
            <w:sz w:val="24"/>
            <w:szCs w:val="24"/>
          </w:rPr>
          <w:t>s</w:t>
        </w:r>
      </w:ins>
      <w:proofErr w:type="spellEnd"/>
      <w:ins w:id="328" w:author="Emma Hudgins" w:date="2023-06-08T13:55:00Z">
        <w:r w:rsidR="0090142F">
          <w:rPr>
            <w:rFonts w:ascii="Times New Roman" w:eastAsia="Times New Roman" w:hAnsi="Times New Roman" w:cs="Times New Roman"/>
            <w:bCs/>
            <w:sz w:val="24"/>
            <w:szCs w:val="24"/>
          </w:rPr>
          <w:t xml:space="preserve"> </w:t>
        </w:r>
      </w:ins>
      <w:ins w:id="329" w:author="Emma Hudgins" w:date="2023-06-08T13:56:00Z">
        <w:r w:rsidR="0090142F">
          <w:rPr>
            <w:rFonts w:ascii="Times New Roman" w:eastAsia="Times New Roman" w:hAnsi="Times New Roman" w:cs="Times New Roman"/>
            <w:bCs/>
            <w:sz w:val="24"/>
            <w:szCs w:val="24"/>
          </w:rPr>
          <w:t>was</w:t>
        </w:r>
      </w:ins>
      <w:ins w:id="330" w:author="Emma Hudgins" w:date="2023-06-08T13:55:00Z">
        <w:r w:rsidR="0090142F">
          <w:rPr>
            <w:rFonts w:ascii="Times New Roman" w:eastAsia="Times New Roman" w:hAnsi="Times New Roman" w:cs="Times New Roman"/>
            <w:bCs/>
            <w:sz w:val="24"/>
            <w:szCs w:val="24"/>
          </w:rPr>
          <w:t xml:space="preserve"> more pronounced in low-marginalization </w:t>
        </w:r>
        <w:proofErr w:type="spellStart"/>
        <w:r w:rsidR="0090142F">
          <w:rPr>
            <w:rFonts w:ascii="Times New Roman" w:eastAsia="Times New Roman" w:hAnsi="Times New Roman" w:cs="Times New Roman"/>
            <w:bCs/>
            <w:sz w:val="24"/>
            <w:szCs w:val="24"/>
          </w:rPr>
          <w:t>postalcodes</w:t>
        </w:r>
      </w:ins>
      <w:proofErr w:type="spellEnd"/>
      <w:ins w:id="331" w:author="Emma Hudgins" w:date="2023-06-08T13:57:00Z">
        <w:r w:rsidR="00861B69">
          <w:rPr>
            <w:rFonts w:ascii="Times New Roman" w:eastAsia="Times New Roman" w:hAnsi="Times New Roman" w:cs="Times New Roman"/>
            <w:bCs/>
            <w:sz w:val="24"/>
            <w:szCs w:val="24"/>
          </w:rPr>
          <w:t xml:space="preserve">, and the bias changed direction to higher tree diversity in high-marginalization </w:t>
        </w:r>
        <w:proofErr w:type="spellStart"/>
        <w:r w:rsidR="00861B69">
          <w:rPr>
            <w:rFonts w:ascii="Times New Roman" w:eastAsia="Times New Roman" w:hAnsi="Times New Roman" w:cs="Times New Roman"/>
            <w:bCs/>
            <w:sz w:val="24"/>
            <w:szCs w:val="24"/>
          </w:rPr>
          <w:t>postalcodes</w:t>
        </w:r>
        <w:proofErr w:type="spellEnd"/>
        <w:r w:rsidR="00861B69">
          <w:rPr>
            <w:rFonts w:ascii="Times New Roman" w:eastAsia="Times New Roman" w:hAnsi="Times New Roman" w:cs="Times New Roman"/>
            <w:bCs/>
            <w:sz w:val="24"/>
            <w:szCs w:val="24"/>
          </w:rPr>
          <w:t xml:space="preserve"> with sufficient </w:t>
        </w:r>
        <w:proofErr w:type="spellStart"/>
        <w:r w:rsidR="00861B69">
          <w:rPr>
            <w:rFonts w:ascii="Times New Roman" w:eastAsia="Times New Roman" w:hAnsi="Times New Roman" w:cs="Times New Roman"/>
            <w:bCs/>
            <w:sz w:val="24"/>
            <w:szCs w:val="24"/>
          </w:rPr>
          <w:t>eBird</w:t>
        </w:r>
        <w:proofErr w:type="spellEnd"/>
        <w:r w:rsidR="00861B69">
          <w:rPr>
            <w:rFonts w:ascii="Times New Roman" w:eastAsia="Times New Roman" w:hAnsi="Times New Roman" w:cs="Times New Roman"/>
            <w:bCs/>
            <w:sz w:val="24"/>
            <w:szCs w:val="24"/>
          </w:rPr>
          <w:t xml:space="preserve"> data</w:t>
        </w:r>
      </w:ins>
      <w:ins w:id="332" w:author="Emma Hudgins" w:date="2023-06-08T13:25:00Z">
        <w:r w:rsidR="004922CC">
          <w:rPr>
            <w:rFonts w:ascii="Times New Roman" w:eastAsia="Times New Roman" w:hAnsi="Times New Roman" w:cs="Times New Roman"/>
            <w:bCs/>
            <w:sz w:val="24"/>
            <w:szCs w:val="24"/>
          </w:rPr>
          <w:t xml:space="preserve">. </w:t>
        </w:r>
      </w:ins>
      <w:ins w:id="333" w:author="Emma Hudgins" w:date="2023-06-08T14:12:00Z">
        <w:r w:rsidR="000B090A">
          <w:rPr>
            <w:rFonts w:ascii="Times New Roman" w:eastAsia="Times New Roman" w:hAnsi="Times New Roman" w:cs="Times New Roman"/>
            <w:bCs/>
            <w:sz w:val="24"/>
            <w:szCs w:val="24"/>
          </w:rPr>
          <w:t xml:space="preserve">As such, our survey likely does not capture the impacts of biodiversity on the most at-risk Canadians </w:t>
        </w:r>
        <w:r w:rsidR="00335A33">
          <w:rPr>
            <w:rFonts w:ascii="Times New Roman" w:eastAsia="Times New Roman" w:hAnsi="Times New Roman" w:cs="Times New Roman"/>
            <w:bCs/>
            <w:sz w:val="24"/>
            <w:szCs w:val="24"/>
          </w:rPr>
          <w:t>if its effects on these gro</w:t>
        </w:r>
      </w:ins>
      <w:ins w:id="334" w:author="Emma Hudgins" w:date="2023-06-08T14:13:00Z">
        <w:r w:rsidR="00335A33">
          <w:rPr>
            <w:rFonts w:ascii="Times New Roman" w:eastAsia="Times New Roman" w:hAnsi="Times New Roman" w:cs="Times New Roman"/>
            <w:bCs/>
            <w:sz w:val="24"/>
            <w:szCs w:val="24"/>
          </w:rPr>
          <w:t xml:space="preserve">ups are not consistent with those of the </w:t>
        </w:r>
        <w:proofErr w:type="gramStart"/>
        <w:r w:rsidR="00335A33">
          <w:rPr>
            <w:rFonts w:ascii="Times New Roman" w:eastAsia="Times New Roman" w:hAnsi="Times New Roman" w:cs="Times New Roman"/>
            <w:bCs/>
            <w:sz w:val="24"/>
            <w:szCs w:val="24"/>
          </w:rPr>
          <w:t>individuals</w:t>
        </w:r>
        <w:proofErr w:type="gramEnd"/>
        <w:r w:rsidR="00335A33">
          <w:rPr>
            <w:rFonts w:ascii="Times New Roman" w:eastAsia="Times New Roman" w:hAnsi="Times New Roman" w:cs="Times New Roman"/>
            <w:bCs/>
            <w:sz w:val="24"/>
            <w:szCs w:val="24"/>
          </w:rPr>
          <w:t xml:space="preserve"> we were able to assess</w:t>
        </w:r>
      </w:ins>
      <w:ins w:id="335" w:author="Emma Hudgins" w:date="2023-06-08T14:12:00Z">
        <w:r w:rsidR="000B090A">
          <w:rPr>
            <w:rFonts w:ascii="Times New Roman" w:eastAsia="Times New Roman" w:hAnsi="Times New Roman" w:cs="Times New Roman"/>
            <w:bCs/>
            <w:sz w:val="24"/>
            <w:szCs w:val="24"/>
          </w:rPr>
          <w:t xml:space="preserve">. </w:t>
        </w:r>
      </w:ins>
      <w:ins w:id="336" w:author="Emma Hudgins" w:date="2023-06-08T13:57:00Z">
        <w:r w:rsidR="00861B69">
          <w:rPr>
            <w:rFonts w:ascii="Times New Roman" w:eastAsia="Times New Roman" w:hAnsi="Times New Roman" w:cs="Times New Roman"/>
            <w:bCs/>
            <w:sz w:val="24"/>
            <w:szCs w:val="24"/>
          </w:rPr>
          <w:t>We note</w:t>
        </w:r>
      </w:ins>
      <w:ins w:id="337" w:author="Emma Hudgins" w:date="2023-06-08T14:12:00Z">
        <w:r w:rsidR="000B090A">
          <w:rPr>
            <w:rFonts w:ascii="Times New Roman" w:eastAsia="Times New Roman" w:hAnsi="Times New Roman" w:cs="Times New Roman"/>
            <w:bCs/>
            <w:sz w:val="24"/>
            <w:szCs w:val="24"/>
          </w:rPr>
          <w:t xml:space="preserve">, </w:t>
        </w:r>
        <w:proofErr w:type="gramStart"/>
        <w:r w:rsidR="000B090A">
          <w:rPr>
            <w:rFonts w:ascii="Times New Roman" w:eastAsia="Times New Roman" w:hAnsi="Times New Roman" w:cs="Times New Roman"/>
            <w:bCs/>
            <w:sz w:val="24"/>
            <w:szCs w:val="24"/>
          </w:rPr>
          <w:t xml:space="preserve">however, </w:t>
        </w:r>
      </w:ins>
      <w:ins w:id="338" w:author="Emma Hudgins" w:date="2023-06-08T13:57:00Z">
        <w:r w:rsidR="00861B69">
          <w:rPr>
            <w:rFonts w:ascii="Times New Roman" w:eastAsia="Times New Roman" w:hAnsi="Times New Roman" w:cs="Times New Roman"/>
            <w:bCs/>
            <w:sz w:val="24"/>
            <w:szCs w:val="24"/>
          </w:rPr>
          <w:t xml:space="preserve"> that</w:t>
        </w:r>
        <w:proofErr w:type="gramEnd"/>
        <w:r w:rsidR="00861B69">
          <w:rPr>
            <w:rFonts w:ascii="Times New Roman" w:eastAsia="Times New Roman" w:hAnsi="Times New Roman" w:cs="Times New Roman"/>
            <w:bCs/>
            <w:sz w:val="24"/>
            <w:szCs w:val="24"/>
          </w:rPr>
          <w:t xml:space="preserve"> there were only small differences in</w:t>
        </w:r>
      </w:ins>
      <w:ins w:id="339" w:author="Emma Hudgins" w:date="2023-06-08T13:58:00Z">
        <w:r w:rsidR="00861B69">
          <w:rPr>
            <w:rFonts w:ascii="Times New Roman" w:eastAsia="Times New Roman" w:hAnsi="Times New Roman" w:cs="Times New Roman"/>
            <w:bCs/>
            <w:sz w:val="24"/>
            <w:szCs w:val="24"/>
          </w:rPr>
          <w:t xml:space="preserve"> our response variables across all subsets, where </w:t>
        </w:r>
      </w:ins>
      <w:ins w:id="340" w:author="Emma Hudgins" w:date="2023-06-08T14:11:00Z">
        <w:r w:rsidR="000B090A">
          <w:rPr>
            <w:rFonts w:ascii="Times New Roman" w:eastAsia="Times New Roman" w:hAnsi="Times New Roman" w:cs="Times New Roman"/>
            <w:bCs/>
            <w:sz w:val="24"/>
            <w:szCs w:val="24"/>
          </w:rPr>
          <w:t>the probability of poor</w:t>
        </w:r>
      </w:ins>
      <w:ins w:id="341" w:author="Emma Hudgins" w:date="2023-06-08T13:58:00Z">
        <w:r w:rsidR="00861B69">
          <w:rPr>
            <w:rFonts w:ascii="Times New Roman" w:eastAsia="Times New Roman" w:hAnsi="Times New Roman" w:cs="Times New Roman"/>
            <w:bCs/>
            <w:sz w:val="24"/>
            <w:szCs w:val="24"/>
          </w:rPr>
          <w:t xml:space="preserve"> self-reported mental </w:t>
        </w:r>
        <w:r w:rsidR="00861B69">
          <w:rPr>
            <w:rFonts w:ascii="Times New Roman" w:eastAsia="Times New Roman" w:hAnsi="Times New Roman" w:cs="Times New Roman"/>
            <w:bCs/>
            <w:sz w:val="24"/>
            <w:szCs w:val="24"/>
          </w:rPr>
          <w:lastRenderedPageBreak/>
          <w:t xml:space="preserve">health remained around 0.07-0.08 </w:t>
        </w:r>
      </w:ins>
      <w:ins w:id="342" w:author="Emma Hudgins" w:date="2023-06-08T13:59:00Z">
        <w:r w:rsidR="00861B69">
          <w:rPr>
            <w:rFonts w:ascii="Times New Roman" w:eastAsia="Times New Roman" w:hAnsi="Times New Roman" w:cs="Times New Roman"/>
            <w:bCs/>
            <w:sz w:val="24"/>
            <w:szCs w:val="24"/>
          </w:rPr>
          <w:t xml:space="preserve">and </w:t>
        </w:r>
      </w:ins>
      <w:ins w:id="343" w:author="Emma Hudgins" w:date="2023-06-08T14:11:00Z">
        <w:r w:rsidR="000B090A">
          <w:rPr>
            <w:rFonts w:ascii="Times New Roman" w:eastAsia="Times New Roman" w:hAnsi="Times New Roman" w:cs="Times New Roman"/>
            <w:bCs/>
            <w:sz w:val="24"/>
            <w:szCs w:val="24"/>
          </w:rPr>
          <w:t xml:space="preserve">the probability of high </w:t>
        </w:r>
      </w:ins>
      <w:ins w:id="344" w:author="Emma Hudgins" w:date="2023-06-08T13:59:00Z">
        <w:r w:rsidR="00861B69">
          <w:rPr>
            <w:rFonts w:ascii="Times New Roman" w:eastAsia="Times New Roman" w:hAnsi="Times New Roman" w:cs="Times New Roman"/>
            <w:bCs/>
            <w:sz w:val="24"/>
            <w:szCs w:val="24"/>
          </w:rPr>
          <w:t>self-reported life stress ranged only fr</w:t>
        </w:r>
      </w:ins>
      <w:ins w:id="345" w:author="Emma Hudgins" w:date="2023-06-08T14:11:00Z">
        <w:r w:rsidR="000B090A">
          <w:rPr>
            <w:rFonts w:ascii="Times New Roman" w:eastAsia="Times New Roman" w:hAnsi="Times New Roman" w:cs="Times New Roman"/>
            <w:bCs/>
            <w:sz w:val="24"/>
            <w:szCs w:val="24"/>
          </w:rPr>
          <w:t>o</w:t>
        </w:r>
      </w:ins>
      <w:ins w:id="346" w:author="Emma Hudgins" w:date="2023-06-08T13:59:00Z">
        <w:r w:rsidR="00861B69">
          <w:rPr>
            <w:rFonts w:ascii="Times New Roman" w:eastAsia="Times New Roman" w:hAnsi="Times New Roman" w:cs="Times New Roman"/>
            <w:bCs/>
            <w:sz w:val="24"/>
            <w:szCs w:val="24"/>
          </w:rPr>
          <w:t xml:space="preserve">m 0.19-0.22 </w:t>
        </w:r>
      </w:ins>
      <w:ins w:id="347" w:author="Emma Hudgins" w:date="2023-06-08T13:58:00Z">
        <w:r w:rsidR="00861B69">
          <w:rPr>
            <w:rFonts w:ascii="Times New Roman" w:eastAsia="Times New Roman" w:hAnsi="Times New Roman" w:cs="Times New Roman"/>
            <w:bCs/>
            <w:sz w:val="24"/>
            <w:szCs w:val="24"/>
          </w:rPr>
          <w:t xml:space="preserve">across stratifications and before and after </w:t>
        </w:r>
        <w:proofErr w:type="spellStart"/>
        <w:r w:rsidR="00861B69">
          <w:rPr>
            <w:rFonts w:ascii="Times New Roman" w:eastAsia="Times New Roman" w:hAnsi="Times New Roman" w:cs="Times New Roman"/>
            <w:bCs/>
            <w:sz w:val="24"/>
            <w:szCs w:val="24"/>
          </w:rPr>
          <w:t>subsetting</w:t>
        </w:r>
        <w:proofErr w:type="spellEnd"/>
        <w:r w:rsidR="00861B69">
          <w:rPr>
            <w:rFonts w:ascii="Times New Roman" w:eastAsia="Times New Roman" w:hAnsi="Times New Roman" w:cs="Times New Roman"/>
            <w:bCs/>
            <w:sz w:val="24"/>
            <w:szCs w:val="24"/>
          </w:rPr>
          <w:t xml:space="preserve"> to </w:t>
        </w:r>
      </w:ins>
      <w:proofErr w:type="spellStart"/>
      <w:ins w:id="348" w:author="Emma Hudgins" w:date="2023-06-08T13:59:00Z">
        <w:r w:rsidR="00861B69">
          <w:rPr>
            <w:rFonts w:ascii="Times New Roman" w:eastAsia="Times New Roman" w:hAnsi="Times New Roman" w:cs="Times New Roman"/>
            <w:bCs/>
            <w:sz w:val="24"/>
            <w:szCs w:val="24"/>
          </w:rPr>
          <w:t>postalcodes</w:t>
        </w:r>
        <w:proofErr w:type="spellEnd"/>
        <w:r w:rsidR="00861B69">
          <w:rPr>
            <w:rFonts w:ascii="Times New Roman" w:eastAsia="Times New Roman" w:hAnsi="Times New Roman" w:cs="Times New Roman"/>
            <w:bCs/>
            <w:sz w:val="24"/>
            <w:szCs w:val="24"/>
          </w:rPr>
          <w:t xml:space="preserve"> with sufficient </w:t>
        </w:r>
        <w:proofErr w:type="spellStart"/>
        <w:r w:rsidR="00861B69">
          <w:rPr>
            <w:rFonts w:ascii="Times New Roman" w:eastAsia="Times New Roman" w:hAnsi="Times New Roman" w:cs="Times New Roman"/>
            <w:bCs/>
            <w:sz w:val="24"/>
            <w:szCs w:val="24"/>
          </w:rPr>
          <w:t>eBird</w:t>
        </w:r>
        <w:proofErr w:type="spellEnd"/>
        <w:r w:rsidR="00861B69">
          <w:rPr>
            <w:rFonts w:ascii="Times New Roman" w:eastAsia="Times New Roman" w:hAnsi="Times New Roman" w:cs="Times New Roman"/>
            <w:bCs/>
            <w:sz w:val="24"/>
            <w:szCs w:val="24"/>
          </w:rPr>
          <w:t xml:space="preserve"> data.</w:t>
        </w:r>
      </w:ins>
      <w:ins w:id="349" w:author="Emma Hudgins" w:date="2023-06-08T13:58:00Z">
        <w:r w:rsidR="00861B69">
          <w:rPr>
            <w:rFonts w:ascii="Times New Roman" w:eastAsia="Times New Roman" w:hAnsi="Times New Roman" w:cs="Times New Roman"/>
            <w:bCs/>
            <w:sz w:val="24"/>
            <w:szCs w:val="24"/>
          </w:rPr>
          <w:t xml:space="preserve"> </w:t>
        </w:r>
      </w:ins>
    </w:p>
    <w:p w14:paraId="68217F69" w14:textId="748AA49E" w:rsidR="00754134" w:rsidDel="00C26679" w:rsidRDefault="00754134" w:rsidP="00855F71">
      <w:pPr>
        <w:spacing w:after="160" w:line="256" w:lineRule="auto"/>
        <w:rPr>
          <w:del w:id="350" w:author="Emma Hudgins" w:date="2023-06-08T13:05:00Z"/>
          <w:rFonts w:ascii="Times New Roman" w:eastAsia="Times New Roman" w:hAnsi="Times New Roman" w:cs="Times New Roman"/>
          <w:b/>
          <w:sz w:val="24"/>
          <w:szCs w:val="24"/>
          <w:u w:val="single"/>
        </w:rPr>
      </w:pPr>
      <w:ins w:id="351" w:author="Emma Hudgins" w:date="2023-06-08T13:05:00Z">
        <w:r>
          <w:rPr>
            <w:rFonts w:ascii="Times New Roman" w:eastAsia="Times New Roman" w:hAnsi="Times New Roman" w:cs="Times New Roman"/>
            <w:b/>
            <w:sz w:val="24"/>
            <w:szCs w:val="24"/>
            <w:u w:val="single"/>
          </w:rPr>
          <w:t>Model results</w:t>
        </w:r>
      </w:ins>
    </w:p>
    <w:p w14:paraId="3B268E4C" w14:textId="3ADA8F15" w:rsidR="005B4768" w:rsidRDefault="005B4768" w:rsidP="00C26679">
      <w:pPr>
        <w:spacing w:after="160" w:line="256" w:lineRule="auto"/>
        <w:rPr>
          <w:ins w:id="352" w:author="Emma Hudgins" w:date="2023-06-12T15:01:00Z"/>
          <w:rFonts w:ascii="Times New Roman" w:eastAsia="Times New Roman" w:hAnsi="Times New Roman" w:cs="Times New Roman"/>
          <w:b/>
          <w:sz w:val="24"/>
          <w:szCs w:val="24"/>
          <w:u w:val="single"/>
        </w:rPr>
      </w:pPr>
      <w:del w:id="353" w:author="Emma Hudgins" w:date="2023-06-08T13:05:00Z">
        <w:r w:rsidRPr="00A643D0" w:rsidDel="00754134">
          <w:rPr>
            <w:rFonts w:ascii="Times New Roman" w:eastAsia="Times New Roman" w:hAnsi="Times New Roman" w:cs="Times New Roman"/>
            <w:bCs/>
            <w:sz w:val="24"/>
            <w:szCs w:val="24"/>
          </w:rPr>
          <w:tab/>
        </w:r>
      </w:del>
      <w:commentRangeStart w:id="354"/>
      <w:del w:id="355" w:author="Amber Pearson" w:date="2023-05-08T12:42:00Z">
        <w:r w:rsidRPr="00A643D0" w:rsidDel="0089742E">
          <w:rPr>
            <w:rFonts w:ascii="Times New Roman" w:eastAsia="Times New Roman" w:hAnsi="Times New Roman" w:cs="Times New Roman"/>
            <w:bCs/>
            <w:sz w:val="24"/>
            <w:szCs w:val="24"/>
          </w:rPr>
          <w:delText>Self-reported</w:delText>
        </w:r>
      </w:del>
      <w:ins w:id="356" w:author="Amber Pearson" w:date="2023-05-08T12:42:00Z">
        <w:del w:id="357" w:author="Emma Hudgins" w:date="2023-06-08T13:05:00Z">
          <w:r w:rsidR="0089742E" w:rsidDel="00754134">
            <w:rPr>
              <w:rFonts w:ascii="Times New Roman" w:eastAsia="Times New Roman" w:hAnsi="Times New Roman" w:cs="Times New Roman"/>
              <w:bCs/>
              <w:sz w:val="24"/>
              <w:szCs w:val="24"/>
            </w:rPr>
            <w:delText>General</w:delText>
          </w:r>
        </w:del>
      </w:ins>
      <w:del w:id="358" w:author="Emma Hudgins" w:date="2023-06-08T13:05:00Z">
        <w:r w:rsidRPr="00A643D0" w:rsidDel="00754134">
          <w:rPr>
            <w:rFonts w:ascii="Times New Roman" w:eastAsia="Times New Roman" w:hAnsi="Times New Roman" w:cs="Times New Roman"/>
            <w:bCs/>
            <w:sz w:val="24"/>
            <w:szCs w:val="24"/>
          </w:rPr>
          <w:delText xml:space="preserve"> mental health </w:delText>
        </w:r>
        <w:commentRangeEnd w:id="354"/>
        <w:r w:rsidR="0089742E" w:rsidDel="00754134">
          <w:rPr>
            <w:rStyle w:val="CommentReference"/>
          </w:rPr>
          <w:commentReference w:id="354"/>
        </w:r>
        <w:r w:rsidRPr="00A643D0" w:rsidDel="00754134">
          <w:rPr>
            <w:rFonts w:ascii="Times New Roman" w:eastAsia="Times New Roman" w:hAnsi="Times New Roman" w:cs="Times New Roman"/>
            <w:bCs/>
            <w:sz w:val="24"/>
            <w:szCs w:val="24"/>
          </w:rPr>
          <w:delText>had greatest number of respondents (</w:delText>
        </w:r>
        <w:r w:rsidR="00AD22C8" w:rsidRPr="00A643D0" w:rsidDel="00754134">
          <w:rPr>
            <w:rFonts w:ascii="Times New Roman" w:eastAsia="Times New Roman" w:hAnsi="Times New Roman" w:cs="Times New Roman"/>
            <w:bCs/>
            <w:sz w:val="24"/>
            <w:szCs w:val="24"/>
          </w:rPr>
          <w:delText>~380,000</w:delText>
        </w:r>
        <w:r w:rsidRPr="00A643D0" w:rsidDel="00754134">
          <w:rPr>
            <w:rFonts w:ascii="Times New Roman" w:eastAsia="Times New Roman" w:hAnsi="Times New Roman" w:cs="Times New Roman"/>
            <w:bCs/>
            <w:sz w:val="24"/>
            <w:szCs w:val="24"/>
          </w:rPr>
          <w:delText xml:space="preserve"> of </w:delText>
        </w:r>
        <w:r w:rsidR="00AD22C8" w:rsidRPr="00A643D0" w:rsidDel="00754134">
          <w:rPr>
            <w:rFonts w:ascii="Times New Roman" w:eastAsia="Times New Roman" w:hAnsi="Times New Roman" w:cs="Times New Roman"/>
            <w:bCs/>
            <w:sz w:val="24"/>
            <w:szCs w:val="24"/>
          </w:rPr>
          <w:delText>400,000</w:delText>
        </w:r>
        <w:r w:rsidRPr="00A643D0" w:rsidDel="00754134">
          <w:rPr>
            <w:rFonts w:ascii="Times New Roman" w:eastAsia="Times New Roman" w:hAnsi="Times New Roman" w:cs="Times New Roman"/>
            <w:bCs/>
            <w:sz w:val="24"/>
            <w:szCs w:val="24"/>
          </w:rPr>
          <w:delText xml:space="preserve"> respondents in CMA postal codes), followed by self</w:delText>
        </w:r>
        <w:r w:rsidR="0031043E" w:rsidRPr="00A643D0" w:rsidDel="00754134">
          <w:rPr>
            <w:rFonts w:ascii="Times New Roman" w:eastAsia="Times New Roman" w:hAnsi="Times New Roman" w:cs="Times New Roman"/>
            <w:bCs/>
            <w:sz w:val="24"/>
            <w:szCs w:val="24"/>
          </w:rPr>
          <w:delText>-</w:delText>
        </w:r>
        <w:r w:rsidRPr="00A643D0" w:rsidDel="00754134">
          <w:rPr>
            <w:rFonts w:ascii="Times New Roman" w:eastAsia="Times New Roman" w:hAnsi="Times New Roman" w:cs="Times New Roman"/>
            <w:bCs/>
            <w:sz w:val="24"/>
            <w:szCs w:val="24"/>
          </w:rPr>
          <w:delText>reported life stress (</w:delText>
        </w:r>
        <w:r w:rsidR="00AD22C8" w:rsidRPr="00A643D0" w:rsidDel="00754134">
          <w:rPr>
            <w:rFonts w:ascii="Times New Roman" w:eastAsia="Times New Roman" w:hAnsi="Times New Roman" w:cs="Times New Roman"/>
            <w:bCs/>
            <w:sz w:val="24"/>
            <w:szCs w:val="24"/>
          </w:rPr>
          <w:delText>~360,000</w:delText>
        </w:r>
        <w:r w:rsidRPr="00A643D0" w:rsidDel="00754134">
          <w:rPr>
            <w:rFonts w:ascii="Times New Roman" w:eastAsia="Times New Roman" w:hAnsi="Times New Roman" w:cs="Times New Roman"/>
            <w:bCs/>
            <w:sz w:val="24"/>
            <w:szCs w:val="24"/>
          </w:rPr>
          <w:delText xml:space="preserve"> respondents) and self-reported</w:delText>
        </w:r>
      </w:del>
      <w:ins w:id="359" w:author="Amber Pearson" w:date="2023-05-08T12:43:00Z">
        <w:del w:id="360" w:author="Emma Hudgins" w:date="2023-06-08T13:05:00Z">
          <w:r w:rsidR="0089742E" w:rsidDel="00754134">
            <w:rPr>
              <w:rFonts w:ascii="Times New Roman" w:eastAsia="Times New Roman" w:hAnsi="Times New Roman" w:cs="Times New Roman"/>
              <w:bCs/>
              <w:sz w:val="24"/>
              <w:szCs w:val="24"/>
            </w:rPr>
            <w:delText>psychological</w:delText>
          </w:r>
        </w:del>
      </w:ins>
      <w:del w:id="361" w:author="Emma Hudgins" w:date="2023-06-08T13:05:00Z">
        <w:r w:rsidRPr="00A643D0" w:rsidDel="00754134">
          <w:rPr>
            <w:rFonts w:ascii="Times New Roman" w:eastAsia="Times New Roman" w:hAnsi="Times New Roman" w:cs="Times New Roman"/>
            <w:bCs/>
            <w:sz w:val="24"/>
            <w:szCs w:val="24"/>
          </w:rPr>
          <w:delText xml:space="preserve"> distress (</w:delText>
        </w:r>
        <w:r w:rsidR="00AD22C8" w:rsidRPr="00A643D0" w:rsidDel="00754134">
          <w:rPr>
            <w:rFonts w:ascii="Times New Roman" w:eastAsia="Times New Roman" w:hAnsi="Times New Roman" w:cs="Times New Roman"/>
            <w:bCs/>
            <w:sz w:val="24"/>
            <w:szCs w:val="24"/>
          </w:rPr>
          <w:delText>~60,000</w:delText>
        </w:r>
        <w:r w:rsidRPr="00A643D0" w:rsidDel="00754134">
          <w:rPr>
            <w:rFonts w:ascii="Times New Roman" w:eastAsia="Times New Roman" w:hAnsi="Times New Roman" w:cs="Times New Roman"/>
            <w:bCs/>
            <w:sz w:val="24"/>
            <w:szCs w:val="24"/>
          </w:rPr>
          <w:delText xml:space="preserve"> respondents). Importantly, </w:delText>
        </w:r>
      </w:del>
      <w:ins w:id="362" w:author="Amber Pearson" w:date="2023-05-08T12:43:00Z">
        <w:del w:id="363" w:author="Emma Hudgins" w:date="2023-06-08T13:05:00Z">
          <w:r w:rsidR="0089742E" w:rsidDel="00754134">
            <w:rPr>
              <w:rFonts w:ascii="Times New Roman" w:eastAsia="Times New Roman" w:hAnsi="Times New Roman" w:cs="Times New Roman"/>
              <w:bCs/>
              <w:sz w:val="24"/>
              <w:szCs w:val="24"/>
            </w:rPr>
            <w:delText xml:space="preserve">psychological </w:delText>
          </w:r>
        </w:del>
      </w:ins>
      <w:del w:id="364" w:author="Emma Hudgins" w:date="2023-06-08T13:05:00Z">
        <w:r w:rsidRPr="00A643D0" w:rsidDel="00754134">
          <w:rPr>
            <w:rFonts w:ascii="Times New Roman" w:eastAsia="Times New Roman" w:hAnsi="Times New Roman" w:cs="Times New Roman"/>
            <w:bCs/>
            <w:sz w:val="24"/>
            <w:szCs w:val="24"/>
          </w:rPr>
          <w:delText xml:space="preserve">distress data come from a much more restricted set of </w:delText>
        </w:r>
        <w:r w:rsidR="0031043E" w:rsidRPr="00A643D0" w:rsidDel="00754134">
          <w:rPr>
            <w:rFonts w:ascii="Times New Roman" w:eastAsia="Times New Roman" w:hAnsi="Times New Roman" w:cs="Times New Roman"/>
            <w:bCs/>
            <w:sz w:val="24"/>
            <w:szCs w:val="24"/>
          </w:rPr>
          <w:delText>CCHS cycles (</w:delText>
        </w:r>
        <w:r w:rsidR="00AD22C8" w:rsidRPr="00A643D0" w:rsidDel="00754134">
          <w:rPr>
            <w:rFonts w:ascii="Times New Roman" w:eastAsia="Times New Roman" w:hAnsi="Times New Roman" w:cs="Times New Roman"/>
            <w:bCs/>
            <w:sz w:val="24"/>
            <w:szCs w:val="24"/>
          </w:rPr>
          <w:delText xml:space="preserve">before </w:delText>
        </w:r>
        <w:r w:rsidR="004D6F9F" w:rsidDel="00754134">
          <w:rPr>
            <w:rFonts w:ascii="Times New Roman" w:eastAsia="Times New Roman" w:hAnsi="Times New Roman" w:cs="Times New Roman"/>
            <w:bCs/>
            <w:sz w:val="24"/>
            <w:szCs w:val="24"/>
          </w:rPr>
          <w:delText>2007-2014</w:delText>
        </w:r>
        <w:r w:rsidR="0031043E" w:rsidRPr="00A643D0" w:rsidDel="00754134">
          <w:rPr>
            <w:rFonts w:ascii="Times New Roman" w:eastAsia="Times New Roman" w:hAnsi="Times New Roman" w:cs="Times New Roman"/>
            <w:bCs/>
            <w:sz w:val="24"/>
            <w:szCs w:val="24"/>
          </w:rPr>
          <w:delText>)</w:delText>
        </w:r>
        <w:r w:rsidRPr="00A643D0" w:rsidDel="00754134">
          <w:rPr>
            <w:rFonts w:ascii="Times New Roman" w:eastAsia="Times New Roman" w:hAnsi="Times New Roman" w:cs="Times New Roman"/>
            <w:bCs/>
            <w:sz w:val="24"/>
            <w:szCs w:val="24"/>
          </w:rPr>
          <w:delText>.</w:delText>
        </w:r>
        <w:r w:rsidR="00C86532" w:rsidRPr="00A643D0" w:rsidDel="00754134">
          <w:rPr>
            <w:rFonts w:ascii="Times New Roman" w:eastAsia="Times New Roman" w:hAnsi="Times New Roman" w:cs="Times New Roman"/>
            <w:bCs/>
            <w:sz w:val="24"/>
            <w:szCs w:val="24"/>
          </w:rPr>
          <w:delText xml:space="preserve"> When restricted to postal codes with adequate bird</w:delText>
        </w:r>
        <w:r w:rsidR="00C86532" w:rsidDel="00754134">
          <w:rPr>
            <w:rFonts w:ascii="Times New Roman" w:eastAsia="Times New Roman" w:hAnsi="Times New Roman" w:cs="Times New Roman"/>
            <w:bCs/>
            <w:sz w:val="24"/>
            <w:szCs w:val="24"/>
          </w:rPr>
          <w:delText xml:space="preserve"> diversity samples, there were ~40,000 non-missing responses for mental health and stress outcomes, and ~12,000 for distress.</w:delText>
        </w:r>
      </w:del>
    </w:p>
    <w:p w14:paraId="6DAFDE29" w14:textId="10DCDF49" w:rsidR="00C26679" w:rsidRPr="00C26679" w:rsidRDefault="00C26679" w:rsidP="00C26679">
      <w:pPr>
        <w:spacing w:after="160" w:line="256" w:lineRule="auto"/>
        <w:rPr>
          <w:rFonts w:ascii="Times New Roman" w:eastAsia="Times New Roman" w:hAnsi="Times New Roman" w:cs="Times New Roman"/>
          <w:bCs/>
          <w:sz w:val="24"/>
          <w:szCs w:val="24"/>
        </w:rPr>
      </w:pPr>
      <w:commentRangeStart w:id="365"/>
      <w:ins w:id="366" w:author="Emma Hudgins" w:date="2023-06-12T15:01:00Z">
        <w:r>
          <w:rPr>
            <w:rFonts w:ascii="Times New Roman" w:eastAsia="Times New Roman" w:hAnsi="Times New Roman" w:cs="Times New Roman"/>
            <w:bCs/>
            <w:sz w:val="24"/>
            <w:szCs w:val="24"/>
            <w:u w:val="single"/>
          </w:rPr>
          <w:t xml:space="preserve">Throughout this section, we refer to effect as positive on mental health if they decrease the incidence of poor mental health outcomes (negative terms in our models) and positive </w:t>
        </w:r>
      </w:ins>
      <w:ins w:id="367" w:author="Emma Hudgins" w:date="2023-06-12T15:02:00Z">
        <w:r>
          <w:rPr>
            <w:rFonts w:ascii="Times New Roman" w:eastAsia="Times New Roman" w:hAnsi="Times New Roman" w:cs="Times New Roman"/>
            <w:bCs/>
            <w:sz w:val="24"/>
            <w:szCs w:val="24"/>
            <w:u w:val="single"/>
          </w:rPr>
          <w:t>on stress if they increase the incidence of high stress (positive terms in our models).</w:t>
        </w:r>
        <w:commentRangeEnd w:id="365"/>
        <w:r>
          <w:rPr>
            <w:rStyle w:val="CommentReference"/>
          </w:rPr>
          <w:commentReference w:id="365"/>
        </w:r>
      </w:ins>
    </w:p>
    <w:p w14:paraId="09D96941" w14:textId="3A17B100" w:rsidR="00EC647E" w:rsidRDefault="00EC647E" w:rsidP="00EC647E">
      <w:pPr>
        <w:pStyle w:val="Heading2"/>
      </w:pPr>
      <w:del w:id="368" w:author="Amber Pearson" w:date="2023-05-08T12:47:00Z">
        <w:r w:rsidDel="00DA297F">
          <w:delText>Self-</w:delText>
        </w:r>
        <w:commentRangeStart w:id="369"/>
        <w:commentRangeStart w:id="370"/>
        <w:r w:rsidDel="00DA297F">
          <w:delText>reported</w:delText>
        </w:r>
      </w:del>
      <w:ins w:id="371" w:author="Amber Pearson" w:date="2023-05-08T12:47:00Z">
        <w:r w:rsidR="00DA297F">
          <w:t>General</w:t>
        </w:r>
      </w:ins>
      <w:r>
        <w:t xml:space="preserve"> </w:t>
      </w:r>
      <w:commentRangeEnd w:id="369"/>
      <w:r w:rsidR="00DE0B1C">
        <w:rPr>
          <w:rStyle w:val="CommentReference"/>
          <w:rFonts w:ascii="Arial" w:hAnsi="Arial"/>
          <w:b w:val="0"/>
          <w:i w:val="0"/>
        </w:rPr>
        <w:commentReference w:id="369"/>
      </w:r>
      <w:commentRangeEnd w:id="370"/>
      <w:r w:rsidR="00335A33">
        <w:rPr>
          <w:rStyle w:val="CommentReference"/>
          <w:rFonts w:ascii="Arial" w:hAnsi="Arial"/>
          <w:b w:val="0"/>
          <w:i w:val="0"/>
        </w:rPr>
        <w:commentReference w:id="370"/>
      </w:r>
      <w:r>
        <w:t>mental health</w:t>
      </w:r>
    </w:p>
    <w:p w14:paraId="776C3EA6" w14:textId="03F1F552" w:rsidR="006F53C6" w:rsidRDefault="00335A33" w:rsidP="00855F71">
      <w:pPr>
        <w:spacing w:after="160" w:line="256" w:lineRule="auto"/>
        <w:rPr>
          <w:rFonts w:ascii="Times New Roman" w:eastAsia="Times New Roman" w:hAnsi="Times New Roman" w:cs="Times New Roman"/>
          <w:bCs/>
          <w:sz w:val="24"/>
          <w:szCs w:val="24"/>
        </w:rPr>
      </w:pPr>
      <w:ins w:id="372" w:author="Emma Hudgins" w:date="2023-06-08T14:15:00Z">
        <w:r>
          <w:rPr>
            <w:rFonts w:ascii="Times New Roman" w:eastAsia="Times New Roman" w:hAnsi="Times New Roman" w:cs="Times New Roman"/>
            <w:bCs/>
            <w:sz w:val="24"/>
            <w:szCs w:val="24"/>
          </w:rPr>
          <w:t>The best</w:t>
        </w:r>
      </w:ins>
      <w:ins w:id="373" w:author="Emma Hudgins" w:date="2023-06-08T14:16:00Z">
        <w:r>
          <w:rPr>
            <w:rFonts w:ascii="Times New Roman" w:eastAsia="Times New Roman" w:hAnsi="Times New Roman" w:cs="Times New Roman"/>
            <w:bCs/>
            <w:sz w:val="24"/>
            <w:szCs w:val="24"/>
          </w:rPr>
          <w:t xml:space="preserve"> biodiversity,</w:t>
        </w:r>
      </w:ins>
      <w:ins w:id="374" w:author="Emma Hudgins" w:date="2023-06-08T14:15:00Z">
        <w:r>
          <w:rPr>
            <w:rFonts w:ascii="Times New Roman" w:eastAsia="Times New Roman" w:hAnsi="Times New Roman" w:cs="Times New Roman"/>
            <w:bCs/>
            <w:sz w:val="24"/>
            <w:szCs w:val="24"/>
          </w:rPr>
          <w:t xml:space="preserve"> </w:t>
        </w:r>
      </w:ins>
      <w:ins w:id="375" w:author="Emma Hudgins" w:date="2023-06-08T14:16:00Z">
        <w:r>
          <w:rPr>
            <w:rFonts w:ascii="Times New Roman" w:eastAsia="Times New Roman" w:hAnsi="Times New Roman" w:cs="Times New Roman"/>
            <w:bCs/>
            <w:sz w:val="24"/>
            <w:szCs w:val="24"/>
          </w:rPr>
          <w:t>blue and greenspace variables</w:t>
        </w:r>
      </w:ins>
      <w:ins w:id="376" w:author="Emma Hudgins" w:date="2023-06-08T14:15:00Z">
        <w:r>
          <w:rPr>
            <w:rFonts w:ascii="Times New Roman" w:eastAsia="Times New Roman" w:hAnsi="Times New Roman" w:cs="Times New Roman"/>
            <w:bCs/>
            <w:sz w:val="24"/>
            <w:szCs w:val="24"/>
          </w:rPr>
          <w:t xml:space="preserve"> </w:t>
        </w:r>
      </w:ins>
      <w:ins w:id="377" w:author="Emma Hudgins" w:date="2023-06-08T14:16:00Z">
        <w:r>
          <w:rPr>
            <w:rFonts w:ascii="Times New Roman" w:eastAsia="Times New Roman" w:hAnsi="Times New Roman" w:cs="Times New Roman"/>
            <w:bCs/>
            <w:sz w:val="24"/>
            <w:szCs w:val="24"/>
          </w:rPr>
          <w:t xml:space="preserve">for the self-reported </w:t>
        </w:r>
      </w:ins>
      <w:ins w:id="378" w:author="Emma Hudgins" w:date="2023-06-08T14:19:00Z">
        <w:r w:rsidR="00F203A4">
          <w:rPr>
            <w:rFonts w:ascii="Times New Roman" w:eastAsia="Times New Roman" w:hAnsi="Times New Roman" w:cs="Times New Roman"/>
            <w:bCs/>
            <w:sz w:val="24"/>
            <w:szCs w:val="24"/>
          </w:rPr>
          <w:t xml:space="preserve">poor </w:t>
        </w:r>
      </w:ins>
      <w:ins w:id="379" w:author="Emma Hudgins" w:date="2023-06-08T14:16:00Z">
        <w:r>
          <w:rPr>
            <w:rFonts w:ascii="Times New Roman" w:eastAsia="Times New Roman" w:hAnsi="Times New Roman" w:cs="Times New Roman"/>
            <w:bCs/>
            <w:sz w:val="24"/>
            <w:szCs w:val="24"/>
          </w:rPr>
          <w:t xml:space="preserve">mental health model applied to all data was </w:t>
        </w:r>
      </w:ins>
      <w:ins w:id="380" w:author="Emma Hudgins" w:date="2023-06-08T14:17:00Z">
        <w:r>
          <w:rPr>
            <w:rFonts w:ascii="Times New Roman" w:eastAsia="Times New Roman" w:hAnsi="Times New Roman" w:cs="Times New Roman"/>
            <w:bCs/>
            <w:sz w:val="24"/>
            <w:szCs w:val="24"/>
          </w:rPr>
          <w:t xml:space="preserve">the model including NDVI measured at a 500m buffer, tree species richness, and modeled bird </w:t>
        </w:r>
      </w:ins>
      <w:ins w:id="381" w:author="Emma Hudgins" w:date="2023-06-12T23:56:00Z">
        <w:r w:rsidR="002E66FB">
          <w:rPr>
            <w:rFonts w:ascii="Times New Roman" w:eastAsia="Times New Roman" w:hAnsi="Times New Roman" w:cs="Times New Roman"/>
            <w:bCs/>
            <w:sz w:val="24"/>
            <w:szCs w:val="24"/>
          </w:rPr>
          <w:t xml:space="preserve">Shannon </w:t>
        </w:r>
      </w:ins>
      <w:ins w:id="382" w:author="Emma Hudgins" w:date="2023-06-08T14:17:00Z">
        <w:r>
          <w:rPr>
            <w:rFonts w:ascii="Times New Roman" w:eastAsia="Times New Roman" w:hAnsi="Times New Roman" w:cs="Times New Roman"/>
            <w:bCs/>
            <w:sz w:val="24"/>
            <w:szCs w:val="24"/>
          </w:rPr>
          <w:t xml:space="preserve">diversity, </w:t>
        </w:r>
      </w:ins>
      <w:ins w:id="383" w:author="Emma Hudgins" w:date="2023-06-08T14:18:00Z">
        <w:r w:rsidR="00F203A4">
          <w:rPr>
            <w:rFonts w:ascii="Times New Roman" w:eastAsia="Times New Roman" w:hAnsi="Times New Roman" w:cs="Times New Roman"/>
            <w:bCs/>
            <w:sz w:val="24"/>
            <w:szCs w:val="24"/>
          </w:rPr>
          <w:t>w</w:t>
        </w:r>
      </w:ins>
      <w:ins w:id="384" w:author="Emma Hudgins" w:date="2023-06-08T14:17:00Z">
        <w:r>
          <w:rPr>
            <w:rFonts w:ascii="Times New Roman" w:eastAsia="Times New Roman" w:hAnsi="Times New Roman" w:cs="Times New Roman"/>
            <w:bCs/>
            <w:sz w:val="24"/>
            <w:szCs w:val="24"/>
          </w:rPr>
          <w:t xml:space="preserve">here the year term was linearized to minimize </w:t>
        </w:r>
        <w:proofErr w:type="spellStart"/>
        <w:r>
          <w:rPr>
            <w:rFonts w:ascii="Times New Roman" w:eastAsia="Times New Roman" w:hAnsi="Times New Roman" w:cs="Times New Roman"/>
            <w:bCs/>
            <w:sz w:val="24"/>
            <w:szCs w:val="24"/>
          </w:rPr>
          <w:t>concurvity</w:t>
        </w:r>
        <w:proofErr w:type="spellEnd"/>
        <w:r>
          <w:rPr>
            <w:rFonts w:ascii="Times New Roman" w:eastAsia="Times New Roman" w:hAnsi="Times New Roman" w:cs="Times New Roman"/>
            <w:bCs/>
            <w:sz w:val="24"/>
            <w:szCs w:val="24"/>
          </w:rPr>
          <w:t xml:space="preserve"> (AIC=26 188.02, </w:t>
        </w:r>
        <w:r w:rsidR="00F203A4">
          <w:rPr>
            <w:rFonts w:ascii="Times New Roman" w:eastAsia="Times New Roman" w:hAnsi="Times New Roman" w:cs="Times New Roman"/>
            <w:bCs/>
            <w:sz w:val="24"/>
            <w:szCs w:val="24"/>
          </w:rPr>
          <w:t>d</w:t>
        </w:r>
      </w:ins>
      <w:ins w:id="385" w:author="Emma Hudgins" w:date="2023-06-08T14:18:00Z">
        <w:r w:rsidR="00F203A4">
          <w:rPr>
            <w:rFonts w:ascii="Times New Roman" w:eastAsia="Times New Roman" w:hAnsi="Times New Roman" w:cs="Times New Roman"/>
            <w:bCs/>
            <w:sz w:val="24"/>
            <w:szCs w:val="24"/>
          </w:rPr>
          <w:t>eviance explained=1.52%</w:t>
        </w:r>
      </w:ins>
      <w:ins w:id="386" w:author="Emma Hudgins" w:date="2023-06-08T14:21:00Z">
        <w:r w:rsidR="00F203A4">
          <w:rPr>
            <w:rFonts w:ascii="Times New Roman" w:eastAsia="Times New Roman" w:hAnsi="Times New Roman" w:cs="Times New Roman"/>
            <w:bCs/>
            <w:sz w:val="24"/>
            <w:szCs w:val="24"/>
          </w:rPr>
          <w:t>, n=</w:t>
        </w:r>
      </w:ins>
      <w:ins w:id="387" w:author="Emma Hudgins" w:date="2023-06-08T14:22:00Z">
        <w:r w:rsidR="00F203A4">
          <w:rPr>
            <w:rFonts w:ascii="Times New Roman" w:eastAsia="Times New Roman" w:hAnsi="Times New Roman" w:cs="Times New Roman"/>
            <w:bCs/>
            <w:sz w:val="24"/>
            <w:szCs w:val="24"/>
          </w:rPr>
          <w:t>47623</w:t>
        </w:r>
      </w:ins>
      <w:ins w:id="388" w:author="Emma Hudgins" w:date="2023-06-11T23:20:00Z">
        <w:r w:rsidR="00BE58ED">
          <w:rPr>
            <w:rFonts w:ascii="Times New Roman" w:eastAsia="Times New Roman" w:hAnsi="Times New Roman" w:cs="Times New Roman"/>
            <w:bCs/>
            <w:sz w:val="24"/>
            <w:szCs w:val="24"/>
          </w:rPr>
          <w:t>, Table S52</w:t>
        </w:r>
      </w:ins>
      <w:ins w:id="389" w:author="Emma Hudgins" w:date="2023-06-08T14:17:00Z">
        <w:r>
          <w:rPr>
            <w:rFonts w:ascii="Times New Roman" w:eastAsia="Times New Roman" w:hAnsi="Times New Roman" w:cs="Times New Roman"/>
            <w:bCs/>
            <w:sz w:val="24"/>
            <w:szCs w:val="24"/>
          </w:rPr>
          <w:t xml:space="preserve">). </w:t>
        </w:r>
      </w:ins>
      <w:r w:rsidR="00AA5FE1">
        <w:rPr>
          <w:rFonts w:ascii="Times New Roman" w:eastAsia="Times New Roman" w:hAnsi="Times New Roman" w:cs="Times New Roman"/>
          <w:bCs/>
          <w:sz w:val="24"/>
          <w:szCs w:val="24"/>
        </w:rPr>
        <w:t>The most influential term</w:t>
      </w:r>
      <w:ins w:id="390" w:author="Emma Hudgins" w:date="2023-06-08T14:14:00Z">
        <w:r>
          <w:rPr>
            <w:rFonts w:ascii="Times New Roman" w:eastAsia="Times New Roman" w:hAnsi="Times New Roman" w:cs="Times New Roman"/>
            <w:bCs/>
            <w:sz w:val="24"/>
            <w:szCs w:val="24"/>
          </w:rPr>
          <w:t xml:space="preserve"> beyond the intercept</w:t>
        </w:r>
      </w:ins>
      <w:ins w:id="391" w:author="Emma Hudgins" w:date="2023-06-08T14:21:00Z">
        <w:r w:rsidR="00F203A4">
          <w:rPr>
            <w:rFonts w:ascii="Times New Roman" w:eastAsia="Times New Roman" w:hAnsi="Times New Roman" w:cs="Times New Roman"/>
            <w:bCs/>
            <w:sz w:val="24"/>
            <w:szCs w:val="24"/>
          </w:rPr>
          <w:t xml:space="preserve"> and time</w:t>
        </w:r>
      </w:ins>
      <w:r w:rsidR="00AA5FE1">
        <w:rPr>
          <w:rFonts w:ascii="Times New Roman" w:eastAsia="Times New Roman" w:hAnsi="Times New Roman" w:cs="Times New Roman"/>
          <w:bCs/>
          <w:sz w:val="24"/>
          <w:szCs w:val="24"/>
        </w:rPr>
        <w:t xml:space="preserve"> in model 1</w:t>
      </w:r>
      <w:del w:id="392" w:author="Emma Hudgins" w:date="2023-06-08T14:19:00Z">
        <w:r w:rsidR="00AA5FE1" w:rsidDel="00F203A4">
          <w:rPr>
            <w:rFonts w:ascii="Times New Roman" w:eastAsia="Times New Roman" w:hAnsi="Times New Roman" w:cs="Times New Roman"/>
            <w:bCs/>
            <w:sz w:val="24"/>
            <w:szCs w:val="24"/>
          </w:rPr>
          <w:delText xml:space="preserve"> </w:delText>
        </w:r>
      </w:del>
      <w:r w:rsidR="00AA5FE1">
        <w:rPr>
          <w:rFonts w:ascii="Times New Roman" w:eastAsia="Times New Roman" w:hAnsi="Times New Roman" w:cs="Times New Roman"/>
          <w:bCs/>
          <w:sz w:val="24"/>
          <w:szCs w:val="24"/>
        </w:rPr>
        <w:t xml:space="preserve">(including </w:t>
      </w:r>
      <w:r w:rsidR="00AA5FE1">
        <w:rPr>
          <w:rFonts w:ascii="Times New Roman" w:eastAsia="Times New Roman" w:hAnsi="Times New Roman" w:cs="Times New Roman"/>
          <w:sz w:val="24"/>
          <w:szCs w:val="24"/>
        </w:rPr>
        <w:t xml:space="preserve">only biodiversity and </w:t>
      </w:r>
      <w:proofErr w:type="spellStart"/>
      <w:r w:rsidR="00AA5FE1">
        <w:rPr>
          <w:rFonts w:ascii="Times New Roman" w:eastAsia="Times New Roman" w:hAnsi="Times New Roman" w:cs="Times New Roman"/>
          <w:sz w:val="24"/>
          <w:szCs w:val="24"/>
        </w:rPr>
        <w:t>bluespace</w:t>
      </w:r>
      <w:proofErr w:type="spellEnd"/>
      <w:r w:rsidR="00AA5FE1">
        <w:rPr>
          <w:rFonts w:ascii="Times New Roman" w:eastAsia="Times New Roman" w:hAnsi="Times New Roman" w:cs="Times New Roman"/>
          <w:sz w:val="24"/>
          <w:szCs w:val="24"/>
        </w:rPr>
        <w:t xml:space="preserve">/greenspace </w:t>
      </w:r>
      <w:del w:id="393" w:author="Prince Ware, Stephanie (PHAC/ASPC)" w:date="2023-05-09T14:32:00Z">
        <w:r w:rsidR="00AA5FE1" w:rsidDel="001A7181">
          <w:rPr>
            <w:rFonts w:ascii="Times New Roman" w:eastAsia="Times New Roman" w:hAnsi="Times New Roman" w:cs="Times New Roman"/>
            <w:sz w:val="24"/>
            <w:szCs w:val="24"/>
          </w:rPr>
          <w:delText>covariates</w:delText>
        </w:r>
      </w:del>
      <w:ins w:id="394" w:author="Prince Ware, Stephanie (PHAC/ASPC)" w:date="2023-05-09T14:32:00Z">
        <w:r w:rsidR="001A7181">
          <w:rPr>
            <w:rFonts w:ascii="Times New Roman" w:eastAsia="Times New Roman" w:hAnsi="Times New Roman" w:cs="Times New Roman"/>
            <w:sz w:val="24"/>
            <w:szCs w:val="24"/>
          </w:rPr>
          <w:t>exposures</w:t>
        </w:r>
      </w:ins>
      <w:r w:rsidR="00AA5FE1">
        <w:rPr>
          <w:rFonts w:ascii="Times New Roman" w:eastAsia="Times New Roman" w:hAnsi="Times New Roman" w:cs="Times New Roman"/>
          <w:sz w:val="24"/>
          <w:szCs w:val="24"/>
        </w:rPr>
        <w:t>),</w:t>
      </w:r>
      <w:r w:rsidR="00AA5FE1">
        <w:rPr>
          <w:rFonts w:ascii="Times New Roman" w:eastAsia="Times New Roman" w:hAnsi="Times New Roman" w:cs="Times New Roman"/>
          <w:bCs/>
          <w:sz w:val="24"/>
          <w:szCs w:val="24"/>
        </w:rPr>
        <w:t xml:space="preserve"> </w:t>
      </w:r>
      <w:del w:id="395" w:author="Emma Hudgins" w:date="2023-06-08T14:18:00Z">
        <w:r w:rsidR="00AA5FE1" w:rsidDel="00F203A4">
          <w:rPr>
            <w:rFonts w:ascii="Times New Roman" w:eastAsia="Times New Roman" w:hAnsi="Times New Roman" w:cs="Times New Roman"/>
            <w:bCs/>
            <w:sz w:val="24"/>
            <w:szCs w:val="24"/>
          </w:rPr>
          <w:delText xml:space="preserve">including all data, </w:delText>
        </w:r>
      </w:del>
      <w:r w:rsidR="00AA5FE1">
        <w:rPr>
          <w:rFonts w:ascii="Times New Roman" w:eastAsia="Times New Roman" w:hAnsi="Times New Roman" w:cs="Times New Roman"/>
          <w:bCs/>
          <w:sz w:val="24"/>
          <w:szCs w:val="24"/>
        </w:rPr>
        <w:t xml:space="preserve">was </w:t>
      </w:r>
      <w:ins w:id="396" w:author="Emma Hudgins" w:date="2023-06-08T14:22:00Z">
        <w:r w:rsidR="00F203A4">
          <w:rPr>
            <w:rFonts w:ascii="Times New Roman" w:eastAsia="Times New Roman" w:hAnsi="Times New Roman" w:cs="Times New Roman"/>
            <w:bCs/>
            <w:sz w:val="24"/>
            <w:szCs w:val="24"/>
          </w:rPr>
          <w:t>tree species richness, which had a st</w:t>
        </w:r>
      </w:ins>
      <w:ins w:id="397" w:author="Emma Hudgins" w:date="2023-06-08T14:23:00Z">
        <w:r w:rsidR="00F203A4">
          <w:rPr>
            <w:rFonts w:ascii="Times New Roman" w:eastAsia="Times New Roman" w:hAnsi="Times New Roman" w:cs="Times New Roman"/>
            <w:bCs/>
            <w:sz w:val="24"/>
            <w:szCs w:val="24"/>
          </w:rPr>
          <w:t xml:space="preserve">rong positive effect on self-reported mental health (interpreted as a negative term in a model for the incidence of poor self-reported mental health, </w:t>
        </w:r>
        <w:r w:rsidR="00F203A4">
          <w:rPr>
            <w:rFonts w:ascii="Times New Roman" w:eastAsia="Times New Roman" w:hAnsi="Times New Roman" w:cs="Times New Roman"/>
            <w:bCs/>
            <w:sz w:val="24"/>
            <w:szCs w:val="24"/>
          </w:rPr>
          <w:sym w:font="Symbol" w:char="F062"/>
        </w:r>
        <w:r w:rsidR="00F203A4">
          <w:rPr>
            <w:rFonts w:ascii="Times New Roman" w:eastAsia="Times New Roman" w:hAnsi="Times New Roman" w:cs="Times New Roman"/>
            <w:bCs/>
            <w:sz w:val="24"/>
            <w:szCs w:val="24"/>
          </w:rPr>
          <w:t>=-0.11, SE=0.026, p&lt;0.0001,Table SX). B</w:t>
        </w:r>
      </w:ins>
      <w:del w:id="398" w:author="Emma Hudgins" w:date="2023-06-08T14:23:00Z">
        <w:r w:rsidR="00AA5FE1" w:rsidDel="00F203A4">
          <w:rPr>
            <w:rFonts w:ascii="Times New Roman" w:eastAsia="Times New Roman" w:hAnsi="Times New Roman" w:cs="Times New Roman"/>
            <w:bCs/>
            <w:sz w:val="24"/>
            <w:szCs w:val="24"/>
          </w:rPr>
          <w:delText>b</w:delText>
        </w:r>
      </w:del>
      <w:r w:rsidR="00AA5FE1">
        <w:rPr>
          <w:rFonts w:ascii="Times New Roman" w:eastAsia="Times New Roman" w:hAnsi="Times New Roman" w:cs="Times New Roman"/>
          <w:bCs/>
          <w:sz w:val="24"/>
          <w:szCs w:val="24"/>
        </w:rPr>
        <w:t>ird diversity</w:t>
      </w:r>
      <w:del w:id="399" w:author="Emma Hudgins" w:date="2023-06-08T14:23:00Z">
        <w:r w:rsidR="00AA5FE1" w:rsidDel="00F203A4">
          <w:rPr>
            <w:rFonts w:ascii="Times New Roman" w:eastAsia="Times New Roman" w:hAnsi="Times New Roman" w:cs="Times New Roman"/>
            <w:bCs/>
            <w:sz w:val="24"/>
            <w:szCs w:val="24"/>
          </w:rPr>
          <w:delText>, which</w:delText>
        </w:r>
      </w:del>
      <w:r w:rsidR="00AA5FE1">
        <w:rPr>
          <w:rFonts w:ascii="Times New Roman" w:eastAsia="Times New Roman" w:hAnsi="Times New Roman" w:cs="Times New Roman"/>
          <w:bCs/>
          <w:sz w:val="24"/>
          <w:szCs w:val="24"/>
        </w:rPr>
        <w:t xml:space="preserve"> had a </w:t>
      </w:r>
      <w:commentRangeStart w:id="400"/>
      <w:commentRangeStart w:id="401"/>
      <w:commentRangeStart w:id="402"/>
      <w:del w:id="403" w:author="Emma Hudgins" w:date="2023-06-08T14:20:00Z">
        <w:r w:rsidR="00AA5FE1" w:rsidDel="00F203A4">
          <w:rPr>
            <w:rFonts w:ascii="Times New Roman" w:eastAsia="Times New Roman" w:hAnsi="Times New Roman" w:cs="Times New Roman"/>
            <w:bCs/>
            <w:sz w:val="24"/>
            <w:szCs w:val="24"/>
          </w:rPr>
          <w:delText xml:space="preserve">strong </w:delText>
        </w:r>
      </w:del>
      <w:r w:rsidR="00AA5FE1">
        <w:rPr>
          <w:rFonts w:ascii="Times New Roman" w:eastAsia="Times New Roman" w:hAnsi="Times New Roman" w:cs="Times New Roman"/>
          <w:bCs/>
          <w:sz w:val="24"/>
          <w:szCs w:val="24"/>
        </w:rPr>
        <w:t xml:space="preserve">positive effect </w:t>
      </w:r>
      <w:commentRangeEnd w:id="400"/>
      <w:r w:rsidR="00DE0B1C">
        <w:rPr>
          <w:rStyle w:val="CommentReference"/>
        </w:rPr>
        <w:commentReference w:id="400"/>
      </w:r>
      <w:commentRangeEnd w:id="401"/>
      <w:r w:rsidR="003D051C">
        <w:rPr>
          <w:rStyle w:val="CommentReference"/>
        </w:rPr>
        <w:commentReference w:id="401"/>
      </w:r>
      <w:commentRangeEnd w:id="402"/>
      <w:r w:rsidR="00F203A4">
        <w:rPr>
          <w:rStyle w:val="CommentReference"/>
        </w:rPr>
        <w:commentReference w:id="402"/>
      </w:r>
      <w:r w:rsidR="00AA5FE1">
        <w:rPr>
          <w:rFonts w:ascii="Times New Roman" w:eastAsia="Times New Roman" w:hAnsi="Times New Roman" w:cs="Times New Roman"/>
          <w:bCs/>
          <w:sz w:val="24"/>
          <w:szCs w:val="24"/>
        </w:rPr>
        <w:t xml:space="preserve">on </w:t>
      </w:r>
      <w:ins w:id="404" w:author="Emma Hudgins" w:date="2023-06-08T14:14:00Z">
        <w:r>
          <w:rPr>
            <w:rFonts w:ascii="Times New Roman" w:eastAsia="Times New Roman" w:hAnsi="Times New Roman" w:cs="Times New Roman"/>
            <w:bCs/>
            <w:sz w:val="24"/>
            <w:szCs w:val="24"/>
          </w:rPr>
          <w:t xml:space="preserve">self-reported </w:t>
        </w:r>
      </w:ins>
      <w:ins w:id="405" w:author="Amber Pearson" w:date="2023-05-08T12:43:00Z">
        <w:r w:rsidR="0089742E">
          <w:rPr>
            <w:rFonts w:ascii="Times New Roman" w:eastAsia="Times New Roman" w:hAnsi="Times New Roman" w:cs="Times New Roman"/>
            <w:bCs/>
            <w:sz w:val="24"/>
            <w:szCs w:val="24"/>
          </w:rPr>
          <w:t>general</w:t>
        </w:r>
      </w:ins>
      <w:del w:id="406" w:author="Amber Pearson" w:date="2023-05-08T12:43:00Z">
        <w:r w:rsidR="00AA5FE1" w:rsidDel="0089742E">
          <w:rPr>
            <w:rFonts w:ascii="Times New Roman" w:eastAsia="Times New Roman" w:hAnsi="Times New Roman" w:cs="Times New Roman"/>
            <w:bCs/>
            <w:sz w:val="24"/>
            <w:szCs w:val="24"/>
          </w:rPr>
          <w:delText>self-reported</w:delText>
        </w:r>
      </w:del>
      <w:r w:rsidR="00AA5FE1">
        <w:rPr>
          <w:rFonts w:ascii="Times New Roman" w:eastAsia="Times New Roman" w:hAnsi="Times New Roman" w:cs="Times New Roman"/>
          <w:bCs/>
          <w:sz w:val="24"/>
          <w:szCs w:val="24"/>
        </w:rPr>
        <w:t xml:space="preserve"> mental health</w:t>
      </w:r>
      <w:ins w:id="407" w:author="Emma Hudgins" w:date="2023-06-08T14:14:00Z">
        <w:r>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sym w:font="Symbol" w:char="F062"/>
        </w:r>
      </w:ins>
      <w:ins w:id="408" w:author="Emma Hudgins" w:date="2023-06-08T14:15:00Z">
        <w:r>
          <w:rPr>
            <w:rFonts w:ascii="Times New Roman" w:eastAsia="Times New Roman" w:hAnsi="Times New Roman" w:cs="Times New Roman"/>
            <w:bCs/>
            <w:sz w:val="24"/>
            <w:szCs w:val="24"/>
          </w:rPr>
          <w:t>=</w:t>
        </w:r>
      </w:ins>
      <w:ins w:id="409" w:author="Emma Hudgins" w:date="2023-06-08T14:20:00Z">
        <w:r w:rsidR="00F203A4">
          <w:rPr>
            <w:rFonts w:ascii="Times New Roman" w:eastAsia="Times New Roman" w:hAnsi="Times New Roman" w:cs="Times New Roman"/>
            <w:bCs/>
            <w:sz w:val="24"/>
            <w:szCs w:val="24"/>
          </w:rPr>
          <w:t>-0.092</w:t>
        </w:r>
      </w:ins>
      <w:ins w:id="410" w:author="Emma Hudgins" w:date="2023-06-08T14:21:00Z">
        <w:r w:rsidR="00F203A4">
          <w:rPr>
            <w:rFonts w:ascii="Times New Roman" w:eastAsia="Times New Roman" w:hAnsi="Times New Roman" w:cs="Times New Roman"/>
            <w:bCs/>
            <w:sz w:val="24"/>
            <w:szCs w:val="24"/>
          </w:rPr>
          <w:t>, SE=0.018, p&lt;0.0001</w:t>
        </w:r>
      </w:ins>
      <w:ins w:id="411" w:author="Emma Hudgins" w:date="2023-06-08T14:14:00Z">
        <w:r>
          <w:rPr>
            <w:rFonts w:ascii="Times New Roman" w:eastAsia="Times New Roman" w:hAnsi="Times New Roman" w:cs="Times New Roman"/>
            <w:bCs/>
            <w:sz w:val="24"/>
            <w:szCs w:val="24"/>
          </w:rPr>
          <w:t>)</w:t>
        </w:r>
      </w:ins>
      <w:r w:rsidR="00AA5FE1">
        <w:rPr>
          <w:rFonts w:ascii="Times New Roman" w:eastAsia="Times New Roman" w:hAnsi="Times New Roman" w:cs="Times New Roman"/>
          <w:bCs/>
          <w:sz w:val="24"/>
          <w:szCs w:val="24"/>
        </w:rPr>
        <w:t>.</w:t>
      </w:r>
      <w:r w:rsidR="006F53C6">
        <w:rPr>
          <w:rFonts w:ascii="Times New Roman" w:eastAsia="Times New Roman" w:hAnsi="Times New Roman" w:cs="Times New Roman"/>
          <w:bCs/>
          <w:sz w:val="24"/>
          <w:szCs w:val="24"/>
        </w:rPr>
        <w:t xml:space="preserve"> </w:t>
      </w:r>
      <w:del w:id="412" w:author="Emma Hudgins" w:date="2023-06-08T14:24:00Z">
        <w:r w:rsidR="006F53C6" w:rsidDel="007D200B">
          <w:rPr>
            <w:rFonts w:ascii="Times New Roman" w:eastAsia="Times New Roman" w:hAnsi="Times New Roman" w:cs="Times New Roman"/>
            <w:bCs/>
            <w:sz w:val="24"/>
            <w:szCs w:val="24"/>
          </w:rPr>
          <w:delText xml:space="preserve">Increased distance to the nearest bird diversity hotspot had a weak negative effect on mental health. </w:delText>
        </w:r>
      </w:del>
      <w:r w:rsidR="00AA5FE1">
        <w:rPr>
          <w:rFonts w:ascii="Times New Roman" w:eastAsia="Times New Roman" w:hAnsi="Times New Roman" w:cs="Times New Roman"/>
          <w:bCs/>
          <w:sz w:val="24"/>
          <w:szCs w:val="24"/>
        </w:rPr>
        <w:t xml:space="preserve">Increased distance to blue space had </w:t>
      </w:r>
      <w:del w:id="413" w:author="Emma Hudgins" w:date="2023-06-08T17:40:00Z">
        <w:r w:rsidR="00AA5FE1" w:rsidDel="006908D8">
          <w:rPr>
            <w:rFonts w:ascii="Times New Roman" w:eastAsia="Times New Roman" w:hAnsi="Times New Roman" w:cs="Times New Roman"/>
            <w:bCs/>
            <w:sz w:val="24"/>
            <w:szCs w:val="24"/>
          </w:rPr>
          <w:delText>the strongest</w:delText>
        </w:r>
      </w:del>
      <w:ins w:id="414" w:author="Emma Hudgins" w:date="2023-06-08T17:40:00Z">
        <w:r w:rsidR="006908D8">
          <w:rPr>
            <w:rFonts w:ascii="Times New Roman" w:eastAsia="Times New Roman" w:hAnsi="Times New Roman" w:cs="Times New Roman"/>
            <w:bCs/>
            <w:sz w:val="24"/>
            <w:szCs w:val="24"/>
          </w:rPr>
          <w:t>a strong</w:t>
        </w:r>
      </w:ins>
      <w:r w:rsidR="00AA5FE1">
        <w:rPr>
          <w:rFonts w:ascii="Times New Roman" w:eastAsia="Times New Roman" w:hAnsi="Times New Roman" w:cs="Times New Roman"/>
          <w:bCs/>
          <w:sz w:val="24"/>
          <w:szCs w:val="24"/>
        </w:rPr>
        <w:t xml:space="preserve"> negative effect on </w:t>
      </w:r>
      <w:r w:rsidR="006F53C6">
        <w:rPr>
          <w:rFonts w:ascii="Times New Roman" w:eastAsia="Times New Roman" w:hAnsi="Times New Roman" w:cs="Times New Roman"/>
          <w:bCs/>
          <w:sz w:val="24"/>
          <w:szCs w:val="24"/>
        </w:rPr>
        <w:t xml:space="preserve">self-reported </w:t>
      </w:r>
      <w:r w:rsidR="00AA5FE1">
        <w:rPr>
          <w:rFonts w:ascii="Times New Roman" w:eastAsia="Times New Roman" w:hAnsi="Times New Roman" w:cs="Times New Roman"/>
          <w:bCs/>
          <w:sz w:val="24"/>
          <w:szCs w:val="24"/>
        </w:rPr>
        <w:t>mental health</w:t>
      </w:r>
      <w:ins w:id="415" w:author="Emma Hudgins" w:date="2023-06-08T14:24:00Z">
        <w:r w:rsidR="007D200B">
          <w:rPr>
            <w:rFonts w:ascii="Times New Roman" w:eastAsia="Times New Roman" w:hAnsi="Times New Roman" w:cs="Times New Roman"/>
            <w:bCs/>
            <w:sz w:val="24"/>
            <w:szCs w:val="24"/>
          </w:rPr>
          <w:t xml:space="preserve"> (</w:t>
        </w:r>
        <w:r w:rsidR="007D200B">
          <w:rPr>
            <w:rFonts w:ascii="Times New Roman" w:eastAsia="Times New Roman" w:hAnsi="Times New Roman" w:cs="Times New Roman"/>
            <w:bCs/>
            <w:sz w:val="24"/>
            <w:szCs w:val="24"/>
          </w:rPr>
          <w:sym w:font="Symbol" w:char="F062"/>
        </w:r>
        <w:r w:rsidR="007D200B">
          <w:rPr>
            <w:rFonts w:ascii="Times New Roman" w:eastAsia="Times New Roman" w:hAnsi="Times New Roman" w:cs="Times New Roman"/>
            <w:bCs/>
            <w:sz w:val="24"/>
            <w:szCs w:val="24"/>
          </w:rPr>
          <w:t>=0.085, SE=0.020, p&lt;0.0001</w:t>
        </w:r>
      </w:ins>
      <w:ins w:id="416" w:author="Emma Hudgins" w:date="2023-06-08T14:25:00Z">
        <w:r w:rsidR="007D200B">
          <w:rPr>
            <w:rFonts w:ascii="Times New Roman" w:eastAsia="Times New Roman" w:hAnsi="Times New Roman" w:cs="Times New Roman"/>
            <w:bCs/>
            <w:sz w:val="24"/>
            <w:szCs w:val="24"/>
          </w:rPr>
          <w:t>)</w:t>
        </w:r>
      </w:ins>
      <w:r w:rsidR="006F53C6">
        <w:rPr>
          <w:rFonts w:ascii="Times New Roman" w:eastAsia="Times New Roman" w:hAnsi="Times New Roman" w:cs="Times New Roman"/>
          <w:bCs/>
          <w:sz w:val="24"/>
          <w:szCs w:val="24"/>
        </w:rPr>
        <w:t>.</w:t>
      </w:r>
      <w:ins w:id="417" w:author="Emma Hudgins" w:date="2023-06-08T14:25:00Z">
        <w:r w:rsidR="007D200B">
          <w:rPr>
            <w:rFonts w:ascii="Times New Roman" w:eastAsia="Times New Roman" w:hAnsi="Times New Roman" w:cs="Times New Roman"/>
            <w:bCs/>
            <w:sz w:val="24"/>
            <w:szCs w:val="24"/>
          </w:rPr>
          <w:t xml:space="preserve"> No other variables were significant.</w:t>
        </w:r>
      </w:ins>
      <w:del w:id="418" w:author="Emma Hudgins" w:date="2023-06-08T14:25:00Z">
        <w:r w:rsidR="006F53C6" w:rsidDel="007D200B">
          <w:rPr>
            <w:rFonts w:ascii="Times New Roman" w:eastAsia="Times New Roman" w:hAnsi="Times New Roman" w:cs="Times New Roman"/>
            <w:bCs/>
            <w:sz w:val="24"/>
            <w:szCs w:val="24"/>
          </w:rPr>
          <w:delText xml:space="preserve"> Greenness (NDVI) and tree diversity in each postal code had </w:delText>
        </w:r>
        <w:commentRangeStart w:id="419"/>
        <w:r w:rsidR="006F53C6" w:rsidDel="007D200B">
          <w:rPr>
            <w:rFonts w:ascii="Times New Roman" w:eastAsia="Times New Roman" w:hAnsi="Times New Roman" w:cs="Times New Roman"/>
            <w:bCs/>
            <w:sz w:val="24"/>
            <w:szCs w:val="24"/>
          </w:rPr>
          <w:delText xml:space="preserve">weaker positive effects </w:delText>
        </w:r>
        <w:commentRangeEnd w:id="419"/>
        <w:r w:rsidR="0089742E" w:rsidDel="007D200B">
          <w:rPr>
            <w:rStyle w:val="CommentReference"/>
          </w:rPr>
          <w:commentReference w:id="419"/>
        </w:r>
        <w:r w:rsidR="006F53C6" w:rsidDel="007D200B">
          <w:rPr>
            <w:rFonts w:ascii="Times New Roman" w:eastAsia="Times New Roman" w:hAnsi="Times New Roman" w:cs="Times New Roman"/>
            <w:bCs/>
            <w:sz w:val="24"/>
            <w:szCs w:val="24"/>
          </w:rPr>
          <w:delText>on self-reported mental health</w:delText>
        </w:r>
      </w:del>
      <w:ins w:id="420" w:author="Amber Pearson" w:date="2023-05-08T12:44:00Z">
        <w:del w:id="421" w:author="Emma Hudgins" w:date="2023-06-08T14:25:00Z">
          <w:r w:rsidR="0089742E" w:rsidDel="007D200B">
            <w:rPr>
              <w:rFonts w:ascii="Times New Roman" w:eastAsia="Times New Roman" w:hAnsi="Times New Roman" w:cs="Times New Roman"/>
              <w:bCs/>
              <w:sz w:val="24"/>
              <w:szCs w:val="24"/>
            </w:rPr>
            <w:delText>, compared to bird diversity</w:delText>
          </w:r>
        </w:del>
      </w:ins>
      <w:del w:id="422" w:author="Emma Hudgins" w:date="2023-06-08T14:25:00Z">
        <w:r w:rsidR="006F53C6" w:rsidDel="007D200B">
          <w:rPr>
            <w:rFonts w:ascii="Times New Roman" w:eastAsia="Times New Roman" w:hAnsi="Times New Roman" w:cs="Times New Roman"/>
            <w:bCs/>
            <w:sz w:val="24"/>
            <w:szCs w:val="24"/>
          </w:rPr>
          <w:delText>.</w:delText>
        </w:r>
      </w:del>
    </w:p>
    <w:p w14:paraId="6820AB8F" w14:textId="72BC1387" w:rsidR="00AA5FE1" w:rsidRDefault="006F53C6" w:rsidP="00855F71">
      <w:pPr>
        <w:spacing w:after="160" w:line="256" w:lineRule="auto"/>
        <w:rPr>
          <w:rFonts w:ascii="Times New Roman" w:eastAsia="Times New Roman" w:hAnsi="Times New Roman" w:cs="Times New Roman"/>
          <w:bCs/>
          <w:sz w:val="24"/>
          <w:szCs w:val="24"/>
        </w:rPr>
      </w:pPr>
      <w:del w:id="423" w:author="Emma Hudgins" w:date="2023-06-08T14:26:00Z">
        <w:r w:rsidDel="007D200B">
          <w:rPr>
            <w:rFonts w:ascii="Times New Roman" w:eastAsia="Times New Roman" w:hAnsi="Times New Roman" w:cs="Times New Roman"/>
            <w:bCs/>
            <w:sz w:val="24"/>
            <w:szCs w:val="24"/>
          </w:rPr>
          <w:delText xml:space="preserve">When </w:delText>
        </w:r>
      </w:del>
      <w:ins w:id="424" w:author="Emma Hudgins" w:date="2023-06-08T14:26:00Z">
        <w:r w:rsidR="007D200B">
          <w:rPr>
            <w:rFonts w:ascii="Times New Roman" w:eastAsia="Times New Roman" w:hAnsi="Times New Roman" w:cs="Times New Roman"/>
            <w:bCs/>
            <w:sz w:val="24"/>
            <w:szCs w:val="24"/>
          </w:rPr>
          <w:t>A</w:t>
        </w:r>
      </w:ins>
      <w:del w:id="425" w:author="Emma Hudgins" w:date="2023-06-08T14:26:00Z">
        <w:r w:rsidDel="007D200B">
          <w:rPr>
            <w:rFonts w:ascii="Times New Roman" w:eastAsia="Times New Roman" w:hAnsi="Times New Roman" w:cs="Times New Roman"/>
            <w:bCs/>
            <w:sz w:val="24"/>
            <w:szCs w:val="24"/>
          </w:rPr>
          <w:delText>a</w:delText>
        </w:r>
      </w:del>
      <w:r>
        <w:rPr>
          <w:rFonts w:ascii="Times New Roman" w:eastAsia="Times New Roman" w:hAnsi="Times New Roman" w:cs="Times New Roman"/>
          <w:bCs/>
          <w:sz w:val="24"/>
          <w:szCs w:val="24"/>
        </w:rPr>
        <w:t>dding age and sex in</w:t>
      </w:r>
      <w:r w:rsidR="00AA5FE1">
        <w:rPr>
          <w:rFonts w:ascii="Times New Roman" w:eastAsia="Times New Roman" w:hAnsi="Times New Roman" w:cs="Times New Roman"/>
          <w:bCs/>
          <w:sz w:val="24"/>
          <w:szCs w:val="24"/>
        </w:rPr>
        <w:t xml:space="preserve"> model </w:t>
      </w:r>
      <w:r>
        <w:rPr>
          <w:rFonts w:ascii="Times New Roman" w:eastAsia="Times New Roman" w:hAnsi="Times New Roman" w:cs="Times New Roman"/>
          <w:bCs/>
          <w:sz w:val="24"/>
          <w:szCs w:val="24"/>
        </w:rPr>
        <w:t>2</w:t>
      </w:r>
      <w:del w:id="426" w:author="Emma Hudgins" w:date="2023-06-08T14:26:00Z">
        <w:r w:rsidR="00AA5FE1" w:rsidDel="007D200B">
          <w:rPr>
            <w:rFonts w:ascii="Times New Roman" w:eastAsia="Times New Roman" w:hAnsi="Times New Roman" w:cs="Times New Roman"/>
            <w:bCs/>
            <w:sz w:val="24"/>
            <w:szCs w:val="24"/>
          </w:rPr>
          <w:delText xml:space="preserve">, </w:delText>
        </w:r>
        <w:commentRangeStart w:id="427"/>
        <w:r w:rsidR="00AA5FE1" w:rsidDel="007D200B">
          <w:rPr>
            <w:rFonts w:ascii="Times New Roman" w:eastAsia="Times New Roman" w:hAnsi="Times New Roman" w:cs="Times New Roman"/>
            <w:bCs/>
            <w:sz w:val="24"/>
            <w:szCs w:val="24"/>
          </w:rPr>
          <w:delText xml:space="preserve">age had a </w:delText>
        </w:r>
        <w:r w:rsidR="004D6F9F" w:rsidDel="007D200B">
          <w:rPr>
            <w:rFonts w:ascii="Times New Roman" w:eastAsia="Times New Roman" w:hAnsi="Times New Roman" w:cs="Times New Roman"/>
            <w:bCs/>
            <w:sz w:val="24"/>
            <w:szCs w:val="24"/>
          </w:rPr>
          <w:delText>positive</w:delText>
        </w:r>
        <w:r w:rsidR="00AA5FE1" w:rsidDel="007D200B">
          <w:rPr>
            <w:rFonts w:ascii="Times New Roman" w:eastAsia="Times New Roman" w:hAnsi="Times New Roman" w:cs="Times New Roman"/>
            <w:bCs/>
            <w:sz w:val="24"/>
            <w:szCs w:val="24"/>
          </w:rPr>
          <w:delText xml:space="preserve"> effect on </w:delText>
        </w:r>
        <w:r w:rsidDel="007D200B">
          <w:rPr>
            <w:rFonts w:ascii="Times New Roman" w:eastAsia="Times New Roman" w:hAnsi="Times New Roman" w:cs="Times New Roman"/>
            <w:bCs/>
            <w:sz w:val="24"/>
            <w:szCs w:val="24"/>
          </w:rPr>
          <w:delText xml:space="preserve">self-reported </w:delText>
        </w:r>
        <w:r w:rsidR="00AA5FE1" w:rsidDel="007D200B">
          <w:rPr>
            <w:rFonts w:ascii="Times New Roman" w:eastAsia="Times New Roman" w:hAnsi="Times New Roman" w:cs="Times New Roman"/>
            <w:bCs/>
            <w:sz w:val="24"/>
            <w:szCs w:val="24"/>
          </w:rPr>
          <w:delText>mental health, while men had significantly higher risk of poor mental health outcomes</w:delText>
        </w:r>
        <w:commentRangeEnd w:id="427"/>
        <w:r w:rsidR="00860292" w:rsidDel="007D200B">
          <w:rPr>
            <w:rStyle w:val="CommentReference"/>
          </w:rPr>
          <w:commentReference w:id="427"/>
        </w:r>
        <w:r w:rsidR="00AA5FE1" w:rsidDel="007D200B">
          <w:rPr>
            <w:rFonts w:ascii="Times New Roman" w:eastAsia="Times New Roman" w:hAnsi="Times New Roman" w:cs="Times New Roman"/>
            <w:bCs/>
            <w:sz w:val="24"/>
            <w:szCs w:val="24"/>
          </w:rPr>
          <w:delText>. The inclusion of these additional covariates</w:delText>
        </w:r>
      </w:del>
      <w:r w:rsidR="00AA5FE1">
        <w:rPr>
          <w:rFonts w:ascii="Times New Roman" w:eastAsia="Times New Roman" w:hAnsi="Times New Roman" w:cs="Times New Roman"/>
          <w:bCs/>
          <w:sz w:val="24"/>
          <w:szCs w:val="24"/>
        </w:rPr>
        <w:t xml:space="preserve"> </w:t>
      </w:r>
      <w:del w:id="428" w:author="Emma Hudgins" w:date="2023-06-08T14:26:00Z">
        <w:r w:rsidR="00AA5FE1" w:rsidDel="007D200B">
          <w:rPr>
            <w:rFonts w:ascii="Times New Roman" w:eastAsia="Times New Roman" w:hAnsi="Times New Roman" w:cs="Times New Roman"/>
            <w:bCs/>
            <w:sz w:val="24"/>
            <w:szCs w:val="24"/>
          </w:rPr>
          <w:delText>reduced the strength of the effect of</w:delText>
        </w:r>
      </w:del>
      <w:ins w:id="429" w:author="Emma Hudgins" w:date="2023-06-08T14:26:00Z">
        <w:r w:rsidR="007D200B">
          <w:rPr>
            <w:rFonts w:ascii="Times New Roman" w:eastAsia="Times New Roman" w:hAnsi="Times New Roman" w:cs="Times New Roman"/>
            <w:bCs/>
            <w:sz w:val="24"/>
            <w:szCs w:val="24"/>
          </w:rPr>
          <w:t>made the effect of</w:t>
        </w:r>
      </w:ins>
      <w:r w:rsidR="00AA5FE1">
        <w:rPr>
          <w:rFonts w:ascii="Times New Roman" w:eastAsia="Times New Roman" w:hAnsi="Times New Roman" w:cs="Times New Roman"/>
          <w:bCs/>
          <w:sz w:val="24"/>
          <w:szCs w:val="24"/>
        </w:rPr>
        <w:t xml:space="preserve"> greenness </w:t>
      </w:r>
      <w:r>
        <w:rPr>
          <w:rFonts w:ascii="Times New Roman" w:eastAsia="Times New Roman" w:hAnsi="Times New Roman" w:cs="Times New Roman"/>
          <w:bCs/>
          <w:sz w:val="24"/>
          <w:szCs w:val="24"/>
        </w:rPr>
        <w:t>(NDVI</w:t>
      </w:r>
      <w:r w:rsidRPr="006A24AF">
        <w:rPr>
          <w:rFonts w:ascii="Times New Roman" w:eastAsia="Times New Roman" w:hAnsi="Times New Roman" w:cs="Times New Roman"/>
          <w:bCs/>
          <w:sz w:val="24"/>
          <w:szCs w:val="24"/>
        </w:rPr>
        <w:t>)</w:t>
      </w:r>
      <w:ins w:id="430" w:author="Emma Hudgins" w:date="2023-06-08T14:26:00Z">
        <w:r w:rsidR="007D200B">
          <w:rPr>
            <w:rFonts w:ascii="Times New Roman" w:eastAsia="Times New Roman" w:hAnsi="Times New Roman" w:cs="Times New Roman"/>
            <w:bCs/>
            <w:sz w:val="24"/>
            <w:szCs w:val="24"/>
          </w:rPr>
          <w:t xml:space="preserve"> significant (</w:t>
        </w:r>
      </w:ins>
      <w:ins w:id="431" w:author="Emma Hudgins" w:date="2023-06-08T14:27:00Z">
        <w:r w:rsidR="007D200B">
          <w:rPr>
            <w:rFonts w:ascii="Times New Roman" w:eastAsia="Times New Roman" w:hAnsi="Times New Roman" w:cs="Times New Roman"/>
            <w:bCs/>
            <w:sz w:val="24"/>
            <w:szCs w:val="24"/>
          </w:rPr>
          <w:sym w:font="Symbol" w:char="F062"/>
        </w:r>
        <w:r w:rsidR="007D200B">
          <w:rPr>
            <w:rFonts w:ascii="Times New Roman" w:eastAsia="Times New Roman" w:hAnsi="Times New Roman" w:cs="Times New Roman"/>
            <w:bCs/>
            <w:sz w:val="24"/>
            <w:szCs w:val="24"/>
          </w:rPr>
          <w:t>=-0.11, SE=0.026, p&lt;0.0001,Table SX</w:t>
        </w:r>
      </w:ins>
      <w:ins w:id="432" w:author="Emma Hudgins" w:date="2023-06-08T14:26:00Z">
        <w:r w:rsidR="007D200B">
          <w:rPr>
            <w:rFonts w:ascii="Times New Roman" w:eastAsia="Times New Roman" w:hAnsi="Times New Roman" w:cs="Times New Roman"/>
            <w:bCs/>
            <w:sz w:val="24"/>
            <w:szCs w:val="24"/>
          </w:rPr>
          <w:t>)</w:t>
        </w:r>
      </w:ins>
      <w:r w:rsidR="00BE3BC9" w:rsidRPr="006A24AF">
        <w:rPr>
          <w:rFonts w:ascii="Times New Roman" w:eastAsia="Times New Roman" w:hAnsi="Times New Roman" w:cs="Times New Roman"/>
          <w:bCs/>
          <w:sz w:val="24"/>
          <w:szCs w:val="24"/>
        </w:rPr>
        <w:t xml:space="preserve">, but </w:t>
      </w:r>
      <w:ins w:id="433" w:author="Emma Hudgins" w:date="2023-06-08T17:38:00Z">
        <w:r w:rsidR="006F0ED1">
          <w:rPr>
            <w:rFonts w:ascii="Times New Roman" w:eastAsia="Times New Roman" w:hAnsi="Times New Roman" w:cs="Times New Roman"/>
            <w:bCs/>
            <w:sz w:val="24"/>
            <w:szCs w:val="24"/>
          </w:rPr>
          <w:t>did not appreciably change the</w:t>
        </w:r>
      </w:ins>
      <w:del w:id="434" w:author="Emma Hudgins" w:date="2023-06-08T17:38:00Z">
        <w:r w:rsidR="00BE3BC9" w:rsidRPr="006A24AF" w:rsidDel="006F0ED1">
          <w:rPr>
            <w:rFonts w:ascii="Times New Roman" w:eastAsia="Times New Roman" w:hAnsi="Times New Roman" w:cs="Times New Roman"/>
            <w:bCs/>
            <w:sz w:val="24"/>
            <w:szCs w:val="24"/>
          </w:rPr>
          <w:delText>not the</w:delText>
        </w:r>
      </w:del>
      <w:r w:rsidR="00BE3BC9" w:rsidRPr="006A24AF">
        <w:rPr>
          <w:rFonts w:ascii="Times New Roman" w:eastAsia="Times New Roman" w:hAnsi="Times New Roman" w:cs="Times New Roman"/>
          <w:bCs/>
          <w:sz w:val="24"/>
          <w:szCs w:val="24"/>
        </w:rPr>
        <w:t xml:space="preserve"> effect of bird and tree diversity</w:t>
      </w:r>
      <w:del w:id="435" w:author="Emma Hudgins" w:date="2023-06-08T17:37:00Z">
        <w:r w:rsidR="006A24AF" w:rsidDel="006F0ED1">
          <w:rPr>
            <w:rFonts w:ascii="Times New Roman" w:eastAsia="Times New Roman" w:hAnsi="Times New Roman" w:cs="Times New Roman"/>
            <w:bCs/>
            <w:sz w:val="24"/>
            <w:szCs w:val="24"/>
          </w:rPr>
          <w:delText xml:space="preserve">, </w:delText>
        </w:r>
      </w:del>
      <w:del w:id="436" w:author="Emma Hudgins" w:date="2023-06-08T17:36:00Z">
        <w:r w:rsidR="006A24AF" w:rsidDel="006F0ED1">
          <w:rPr>
            <w:rFonts w:ascii="Times New Roman" w:eastAsia="Times New Roman" w:hAnsi="Times New Roman" w:cs="Times New Roman"/>
            <w:bCs/>
            <w:sz w:val="24"/>
            <w:szCs w:val="24"/>
          </w:rPr>
          <w:delText xml:space="preserve">which </w:delText>
        </w:r>
      </w:del>
      <w:ins w:id="437" w:author="Emma Hudgins" w:date="2023-06-08T17:36:00Z">
        <w:r w:rsidR="006F0ED1">
          <w:rPr>
            <w:rFonts w:ascii="Times New Roman" w:eastAsia="Times New Roman" w:hAnsi="Times New Roman" w:cs="Times New Roman"/>
            <w:bCs/>
            <w:sz w:val="24"/>
            <w:szCs w:val="24"/>
          </w:rPr>
          <w:t xml:space="preserve"> </w:t>
        </w:r>
      </w:ins>
      <w:del w:id="438" w:author="Emma Hudgins" w:date="2023-06-08T17:37:00Z">
        <w:r w:rsidR="006A24AF" w:rsidDel="006F0ED1">
          <w:rPr>
            <w:rFonts w:ascii="Times New Roman" w:eastAsia="Times New Roman" w:hAnsi="Times New Roman" w:cs="Times New Roman"/>
            <w:bCs/>
            <w:sz w:val="24"/>
            <w:szCs w:val="24"/>
          </w:rPr>
          <w:delText xml:space="preserve">remained </w:delText>
        </w:r>
      </w:del>
      <w:commentRangeStart w:id="439"/>
      <w:del w:id="440" w:author="Emma Hudgins" w:date="2023-06-08T17:36:00Z">
        <w:r w:rsidR="006A24AF" w:rsidDel="006F0ED1">
          <w:rPr>
            <w:rFonts w:ascii="Times New Roman" w:eastAsia="Times New Roman" w:hAnsi="Times New Roman" w:cs="Times New Roman"/>
            <w:bCs/>
            <w:sz w:val="24"/>
            <w:szCs w:val="24"/>
          </w:rPr>
          <w:delText>‘</w:delText>
        </w:r>
      </w:del>
      <w:del w:id="441" w:author="Emma Hudgins" w:date="2023-06-08T17:37:00Z">
        <w:r w:rsidR="006A24AF" w:rsidDel="006F0ED1">
          <w:rPr>
            <w:rFonts w:ascii="Times New Roman" w:eastAsia="Times New Roman" w:hAnsi="Times New Roman" w:cs="Times New Roman"/>
            <w:bCs/>
            <w:sz w:val="24"/>
            <w:szCs w:val="24"/>
          </w:rPr>
          <w:delText>moderate</w:delText>
        </w:r>
      </w:del>
      <w:del w:id="442" w:author="Emma Hudgins" w:date="2023-06-08T17:36:00Z">
        <w:r w:rsidR="006A24AF" w:rsidDel="006F0ED1">
          <w:rPr>
            <w:rFonts w:ascii="Times New Roman" w:eastAsia="Times New Roman" w:hAnsi="Times New Roman" w:cs="Times New Roman"/>
            <w:bCs/>
            <w:sz w:val="24"/>
            <w:szCs w:val="24"/>
          </w:rPr>
          <w:delText>’</w:delText>
        </w:r>
      </w:del>
      <w:del w:id="443" w:author="Emma Hudgins" w:date="2023-06-08T17:37:00Z">
        <w:r w:rsidR="006A24AF" w:rsidDel="006F0ED1">
          <w:rPr>
            <w:rFonts w:ascii="Times New Roman" w:eastAsia="Times New Roman" w:hAnsi="Times New Roman" w:cs="Times New Roman"/>
            <w:bCs/>
            <w:sz w:val="24"/>
            <w:szCs w:val="24"/>
          </w:rPr>
          <w:delText xml:space="preserve"> effect sizes while age and sex had ‘strong’</w:delText>
        </w:r>
        <w:commentRangeEnd w:id="439"/>
        <w:r w:rsidR="006A24AF" w:rsidDel="006F0ED1">
          <w:rPr>
            <w:rStyle w:val="CommentReference"/>
          </w:rPr>
          <w:commentReference w:id="439"/>
        </w:r>
        <w:r w:rsidR="006A24AF" w:rsidDel="006F0ED1">
          <w:rPr>
            <w:rFonts w:ascii="Times New Roman" w:eastAsia="Times New Roman" w:hAnsi="Times New Roman" w:cs="Times New Roman"/>
            <w:bCs/>
            <w:sz w:val="24"/>
            <w:szCs w:val="24"/>
          </w:rPr>
          <w:delText xml:space="preserve"> </w:delText>
        </w:r>
      </w:del>
      <w:ins w:id="444" w:author="Emma Hudgins" w:date="2023-06-08T17:37:00Z">
        <w:r w:rsidR="006F0ED1">
          <w:rPr>
            <w:rFonts w:ascii="Times New Roman" w:eastAsia="Times New Roman" w:hAnsi="Times New Roman" w:cs="Times New Roman"/>
            <w:bCs/>
            <w:sz w:val="24"/>
            <w:szCs w:val="24"/>
          </w:rPr>
          <w:t>(</w:t>
        </w:r>
      </w:ins>
      <w:ins w:id="445" w:author="Emma Hudgins" w:date="2023-06-08T17:38:00Z">
        <w:r w:rsidR="006F0ED1">
          <w:rPr>
            <w:rFonts w:ascii="Times New Roman" w:eastAsia="Times New Roman" w:hAnsi="Times New Roman" w:cs="Times New Roman"/>
            <w:bCs/>
            <w:sz w:val="24"/>
            <w:szCs w:val="24"/>
          </w:rPr>
          <w:sym w:font="Symbol" w:char="F062"/>
        </w:r>
        <w:r w:rsidR="006F0ED1">
          <w:rPr>
            <w:rFonts w:ascii="Times New Roman" w:eastAsia="Times New Roman" w:hAnsi="Times New Roman" w:cs="Times New Roman"/>
            <w:bCs/>
            <w:sz w:val="24"/>
            <w:szCs w:val="24"/>
          </w:rPr>
          <w:t>=</w:t>
        </w:r>
      </w:ins>
      <w:ins w:id="446" w:author="Emma Hudgins" w:date="2023-06-08T17:39:00Z">
        <w:r w:rsidR="006F0ED1">
          <w:rPr>
            <w:rFonts w:ascii="Times New Roman" w:eastAsia="Times New Roman" w:hAnsi="Times New Roman" w:cs="Times New Roman"/>
            <w:bCs/>
            <w:sz w:val="24"/>
            <w:szCs w:val="24"/>
          </w:rPr>
          <w:t xml:space="preserve"> </w:t>
        </w:r>
      </w:ins>
      <w:ins w:id="447" w:author="Emma Hudgins" w:date="2023-06-08T17:38:00Z">
        <w:r w:rsidR="006F0ED1" w:rsidRPr="006F0ED1">
          <w:rPr>
            <w:rFonts w:ascii="Times New Roman" w:eastAsia="Times New Roman" w:hAnsi="Times New Roman" w:cs="Times New Roman"/>
            <w:bCs/>
            <w:sz w:val="24"/>
            <w:szCs w:val="24"/>
          </w:rPr>
          <w:t>-0.</w:t>
        </w:r>
      </w:ins>
      <w:ins w:id="448" w:author="Emma Hudgins" w:date="2023-06-08T17:44:00Z">
        <w:r w:rsidR="006908D8">
          <w:rPr>
            <w:rFonts w:ascii="Times New Roman" w:eastAsia="Times New Roman" w:hAnsi="Times New Roman" w:cs="Times New Roman"/>
            <w:bCs/>
            <w:sz w:val="24"/>
            <w:szCs w:val="24"/>
          </w:rPr>
          <w:t>090</w:t>
        </w:r>
      </w:ins>
      <w:ins w:id="449" w:author="Emma Hudgins" w:date="2023-06-08T17:38:00Z">
        <w:r w:rsidR="006F0ED1">
          <w:rPr>
            <w:rFonts w:ascii="Times New Roman" w:eastAsia="Times New Roman" w:hAnsi="Times New Roman" w:cs="Times New Roman"/>
            <w:bCs/>
            <w:sz w:val="24"/>
            <w:szCs w:val="24"/>
          </w:rPr>
          <w:t>, SE=0.02</w:t>
        </w:r>
      </w:ins>
      <w:ins w:id="450" w:author="Emma Hudgins" w:date="2023-06-08T17:39:00Z">
        <w:r w:rsidR="006F0ED1">
          <w:rPr>
            <w:rFonts w:ascii="Times New Roman" w:eastAsia="Times New Roman" w:hAnsi="Times New Roman" w:cs="Times New Roman"/>
            <w:bCs/>
            <w:sz w:val="24"/>
            <w:szCs w:val="24"/>
          </w:rPr>
          <w:t>6</w:t>
        </w:r>
      </w:ins>
      <w:ins w:id="451" w:author="Emma Hudgins" w:date="2023-06-08T17:38:00Z">
        <w:r w:rsidR="006F0ED1">
          <w:rPr>
            <w:rFonts w:ascii="Times New Roman" w:eastAsia="Times New Roman" w:hAnsi="Times New Roman" w:cs="Times New Roman"/>
            <w:bCs/>
            <w:sz w:val="24"/>
            <w:szCs w:val="24"/>
          </w:rPr>
          <w:t>, p&lt;0.0001</w:t>
        </w:r>
      </w:ins>
      <w:ins w:id="452" w:author="Emma Hudgins" w:date="2023-06-08T17:37:00Z">
        <w:r w:rsidR="006F0ED1">
          <w:rPr>
            <w:rFonts w:ascii="Times New Roman" w:eastAsia="Times New Roman" w:hAnsi="Times New Roman" w:cs="Times New Roman"/>
            <w:bCs/>
            <w:sz w:val="24"/>
            <w:szCs w:val="24"/>
          </w:rPr>
          <w:t>)</w:t>
        </w:r>
      </w:ins>
      <w:ins w:id="453" w:author="Emma Hudgins" w:date="2023-06-08T17:41:00Z">
        <w:r w:rsidR="006908D8">
          <w:rPr>
            <w:rFonts w:ascii="Times New Roman" w:eastAsia="Times New Roman" w:hAnsi="Times New Roman" w:cs="Times New Roman"/>
            <w:bCs/>
            <w:sz w:val="24"/>
            <w:szCs w:val="24"/>
          </w:rPr>
          <w:t xml:space="preserve">, </w:t>
        </w:r>
      </w:ins>
      <w:ins w:id="454" w:author="Emma Hudgins" w:date="2023-06-08T17:38:00Z">
        <w:r w:rsidR="006F0ED1">
          <w:rPr>
            <w:rFonts w:ascii="Times New Roman" w:eastAsia="Times New Roman" w:hAnsi="Times New Roman" w:cs="Times New Roman"/>
            <w:bCs/>
            <w:sz w:val="24"/>
            <w:szCs w:val="24"/>
          </w:rPr>
          <w:t>tree species richness</w:t>
        </w:r>
      </w:ins>
      <w:ins w:id="455" w:author="Emma Hudgins" w:date="2023-06-08T17:39:00Z">
        <w:r w:rsidR="006F0ED1">
          <w:rPr>
            <w:rFonts w:ascii="Times New Roman" w:eastAsia="Times New Roman" w:hAnsi="Times New Roman" w:cs="Times New Roman"/>
            <w:bCs/>
            <w:sz w:val="24"/>
            <w:szCs w:val="24"/>
          </w:rPr>
          <w:t xml:space="preserve"> (</w:t>
        </w:r>
        <w:r w:rsidR="006F0ED1">
          <w:rPr>
            <w:rFonts w:ascii="Times New Roman" w:eastAsia="Times New Roman" w:hAnsi="Times New Roman" w:cs="Times New Roman"/>
            <w:bCs/>
            <w:sz w:val="24"/>
            <w:szCs w:val="24"/>
          </w:rPr>
          <w:sym w:font="Symbol" w:char="F062"/>
        </w:r>
        <w:r w:rsidR="006F0ED1">
          <w:rPr>
            <w:rFonts w:ascii="Times New Roman" w:eastAsia="Times New Roman" w:hAnsi="Times New Roman" w:cs="Times New Roman"/>
            <w:bCs/>
            <w:sz w:val="24"/>
            <w:szCs w:val="24"/>
          </w:rPr>
          <w:t xml:space="preserve">= </w:t>
        </w:r>
        <w:r w:rsidR="006F0ED1" w:rsidRPr="006F0ED1">
          <w:rPr>
            <w:rFonts w:ascii="Times New Roman" w:eastAsia="Times New Roman" w:hAnsi="Times New Roman" w:cs="Times New Roman"/>
            <w:bCs/>
            <w:sz w:val="24"/>
            <w:szCs w:val="24"/>
          </w:rPr>
          <w:t>-0.</w:t>
        </w:r>
        <w:r w:rsidR="006F0ED1">
          <w:rPr>
            <w:rFonts w:ascii="Times New Roman" w:eastAsia="Times New Roman" w:hAnsi="Times New Roman" w:cs="Times New Roman"/>
            <w:bCs/>
            <w:sz w:val="24"/>
            <w:szCs w:val="24"/>
          </w:rPr>
          <w:t>090, SE=0.0</w:t>
        </w:r>
      </w:ins>
      <w:ins w:id="456" w:author="Emma Hudgins" w:date="2023-06-08T17:40:00Z">
        <w:r w:rsidR="006F0ED1">
          <w:rPr>
            <w:rFonts w:ascii="Times New Roman" w:eastAsia="Times New Roman" w:hAnsi="Times New Roman" w:cs="Times New Roman"/>
            <w:bCs/>
            <w:sz w:val="24"/>
            <w:szCs w:val="24"/>
          </w:rPr>
          <w:t>18</w:t>
        </w:r>
      </w:ins>
      <w:ins w:id="457" w:author="Emma Hudgins" w:date="2023-06-08T17:39:00Z">
        <w:r w:rsidR="006F0ED1">
          <w:rPr>
            <w:rFonts w:ascii="Times New Roman" w:eastAsia="Times New Roman" w:hAnsi="Times New Roman" w:cs="Times New Roman"/>
            <w:bCs/>
            <w:sz w:val="24"/>
            <w:szCs w:val="24"/>
          </w:rPr>
          <w:t>, p&lt;0.0001</w:t>
        </w:r>
      </w:ins>
      <w:ins w:id="458" w:author="Emma Hudgins" w:date="2023-06-08T17:41:00Z">
        <w:r w:rsidR="006908D8">
          <w:rPr>
            <w:rFonts w:ascii="Times New Roman" w:eastAsia="Times New Roman" w:hAnsi="Times New Roman" w:cs="Times New Roman"/>
            <w:bCs/>
            <w:sz w:val="24"/>
            <w:szCs w:val="24"/>
          </w:rPr>
          <w:t>), or distance to blue space (</w:t>
        </w:r>
      </w:ins>
      <w:ins w:id="459" w:author="Emma Hudgins" w:date="2023-06-08T17:42:00Z">
        <w:r w:rsidR="006908D8">
          <w:rPr>
            <w:rFonts w:ascii="Times New Roman" w:eastAsia="Times New Roman" w:hAnsi="Times New Roman" w:cs="Times New Roman"/>
            <w:bCs/>
            <w:sz w:val="24"/>
            <w:szCs w:val="24"/>
          </w:rPr>
          <w:sym w:font="Symbol" w:char="F062"/>
        </w:r>
        <w:r w:rsidR="006908D8">
          <w:rPr>
            <w:rFonts w:ascii="Times New Roman" w:eastAsia="Times New Roman" w:hAnsi="Times New Roman" w:cs="Times New Roman"/>
            <w:bCs/>
            <w:sz w:val="24"/>
            <w:szCs w:val="24"/>
          </w:rPr>
          <w:t>= 0.076, SE=0.020, p=0.00012</w:t>
        </w:r>
      </w:ins>
      <w:ins w:id="460" w:author="Emma Hudgins" w:date="2023-06-08T17:41:00Z">
        <w:r w:rsidR="006908D8">
          <w:rPr>
            <w:rFonts w:ascii="Times New Roman" w:eastAsia="Times New Roman" w:hAnsi="Times New Roman" w:cs="Times New Roman"/>
            <w:bCs/>
            <w:sz w:val="24"/>
            <w:szCs w:val="24"/>
          </w:rPr>
          <w:t>)</w:t>
        </w:r>
      </w:ins>
      <w:del w:id="461" w:author="Emma Hudgins" w:date="2023-06-08T17:37:00Z">
        <w:r w:rsidR="006A24AF" w:rsidDel="006F0ED1">
          <w:rPr>
            <w:rFonts w:ascii="Times New Roman" w:eastAsia="Times New Roman" w:hAnsi="Times New Roman" w:cs="Times New Roman"/>
            <w:bCs/>
            <w:sz w:val="24"/>
            <w:szCs w:val="24"/>
          </w:rPr>
          <w:delText>effect sizes</w:delText>
        </w:r>
      </w:del>
      <w:r w:rsidRPr="006A24AF">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p>
    <w:p w14:paraId="1B3C64E1" w14:textId="6A00C632" w:rsidR="00EC647E" w:rsidRDefault="00EC647E" w:rsidP="00EC647E">
      <w:pPr>
        <w:spacing w:after="160" w:line="256" w:lineRule="auto"/>
        <w:rPr>
          <w:rFonts w:ascii="Times New Roman" w:eastAsia="Times New Roman" w:hAnsi="Times New Roman" w:cs="Times New Roman"/>
          <w:bCs/>
          <w:sz w:val="24"/>
          <w:szCs w:val="24"/>
        </w:rPr>
      </w:pPr>
      <w:commentRangeStart w:id="462"/>
      <w:del w:id="463" w:author="Emma Hudgins" w:date="2023-06-08T17:43:00Z">
        <w:r w:rsidDel="006908D8">
          <w:rPr>
            <w:rFonts w:ascii="Times New Roman" w:eastAsia="Times New Roman" w:hAnsi="Times New Roman" w:cs="Times New Roman"/>
            <w:bCs/>
            <w:sz w:val="24"/>
            <w:szCs w:val="24"/>
          </w:rPr>
          <w:delText>When adding in more</w:delText>
        </w:r>
      </w:del>
      <w:ins w:id="464" w:author="Emma Hudgins" w:date="2023-06-08T17:43:00Z">
        <w:r w:rsidR="006908D8">
          <w:rPr>
            <w:rFonts w:ascii="Times New Roman" w:eastAsia="Times New Roman" w:hAnsi="Times New Roman" w:cs="Times New Roman"/>
            <w:bCs/>
            <w:sz w:val="24"/>
            <w:szCs w:val="24"/>
          </w:rPr>
          <w:t>After adjusting for</w:t>
        </w:r>
      </w:ins>
      <w:r>
        <w:rPr>
          <w:rFonts w:ascii="Times New Roman" w:eastAsia="Times New Roman" w:hAnsi="Times New Roman" w:cs="Times New Roman"/>
          <w:bCs/>
          <w:sz w:val="24"/>
          <w:szCs w:val="24"/>
        </w:rPr>
        <w:t xml:space="preserve"> socioeconomic covariates in model 3, the </w:t>
      </w:r>
      <w:commentRangeEnd w:id="462"/>
      <w:r w:rsidR="00860292">
        <w:rPr>
          <w:rStyle w:val="CommentReference"/>
        </w:rPr>
        <w:commentReference w:id="462"/>
      </w:r>
      <w:r>
        <w:rPr>
          <w:rFonts w:ascii="Times New Roman" w:eastAsia="Times New Roman" w:hAnsi="Times New Roman" w:cs="Times New Roman"/>
          <w:bCs/>
          <w:sz w:val="24"/>
          <w:szCs w:val="24"/>
        </w:rPr>
        <w:t xml:space="preserve">effect of </w:t>
      </w:r>
      <w:ins w:id="465" w:author="Emma Hudgins" w:date="2023-06-08T17:44:00Z">
        <w:r w:rsidR="006908D8">
          <w:rPr>
            <w:rFonts w:ascii="Times New Roman" w:eastAsia="Times New Roman" w:hAnsi="Times New Roman" w:cs="Times New Roman"/>
            <w:bCs/>
            <w:sz w:val="24"/>
            <w:szCs w:val="24"/>
          </w:rPr>
          <w:t xml:space="preserve">modelled </w:t>
        </w:r>
      </w:ins>
      <w:del w:id="466" w:author="Emma Hudgins" w:date="2023-06-08T17:44:00Z">
        <w:r w:rsidDel="006908D8">
          <w:rPr>
            <w:rFonts w:ascii="Times New Roman" w:eastAsia="Times New Roman" w:hAnsi="Times New Roman" w:cs="Times New Roman"/>
            <w:bCs/>
            <w:sz w:val="24"/>
            <w:szCs w:val="24"/>
          </w:rPr>
          <w:delText xml:space="preserve">most biodiversity and </w:delText>
        </w:r>
        <w:r w:rsidDel="006908D8">
          <w:rPr>
            <w:rFonts w:ascii="Times New Roman" w:eastAsia="Times New Roman" w:hAnsi="Times New Roman" w:cs="Times New Roman"/>
            <w:sz w:val="24"/>
            <w:szCs w:val="24"/>
          </w:rPr>
          <w:delText>bluespace/greenspace covariates were relatively stable.</w:delText>
        </w:r>
        <w:r w:rsidDel="006908D8">
          <w:rPr>
            <w:rFonts w:ascii="Times New Roman" w:eastAsia="Times New Roman" w:hAnsi="Times New Roman" w:cs="Times New Roman"/>
            <w:bCs/>
            <w:sz w:val="24"/>
            <w:szCs w:val="24"/>
          </w:rPr>
          <w:delText xml:space="preserve"> </w:delText>
        </w:r>
      </w:del>
      <w:del w:id="467" w:author="Emma Hudgins" w:date="2023-06-08T17:43:00Z">
        <w:r w:rsidDel="006908D8">
          <w:rPr>
            <w:rFonts w:ascii="Times New Roman" w:eastAsia="Times New Roman" w:hAnsi="Times New Roman" w:cs="Times New Roman"/>
            <w:bCs/>
            <w:sz w:val="24"/>
            <w:szCs w:val="24"/>
          </w:rPr>
          <w:delText>N</w:delText>
        </w:r>
        <w:r w:rsidR="00A50431" w:rsidDel="006908D8">
          <w:rPr>
            <w:rFonts w:ascii="Times New Roman" w:eastAsia="Times New Roman" w:hAnsi="Times New Roman" w:cs="Times New Roman"/>
            <w:bCs/>
            <w:sz w:val="24"/>
            <w:szCs w:val="24"/>
          </w:rPr>
          <w:delText xml:space="preserve">on-white respondents, unemployed respondents, never-married and divorced respondents, and respondents without high-school education all had significantly poorer </w:delText>
        </w:r>
        <w:r w:rsidDel="006908D8">
          <w:rPr>
            <w:rFonts w:ascii="Times New Roman" w:eastAsia="Times New Roman" w:hAnsi="Times New Roman" w:cs="Times New Roman"/>
            <w:bCs/>
            <w:sz w:val="24"/>
            <w:szCs w:val="24"/>
          </w:rPr>
          <w:delText xml:space="preserve">self-reported </w:delText>
        </w:r>
        <w:r w:rsidR="00A50431" w:rsidDel="006908D8">
          <w:rPr>
            <w:rFonts w:ascii="Times New Roman" w:eastAsia="Times New Roman" w:hAnsi="Times New Roman" w:cs="Times New Roman"/>
            <w:bCs/>
            <w:sz w:val="24"/>
            <w:szCs w:val="24"/>
          </w:rPr>
          <w:delText>mental health outcomes</w:delText>
        </w:r>
        <w:r w:rsidR="005B4768" w:rsidDel="006908D8">
          <w:rPr>
            <w:rFonts w:ascii="Times New Roman" w:eastAsia="Times New Roman" w:hAnsi="Times New Roman" w:cs="Times New Roman"/>
            <w:bCs/>
            <w:sz w:val="24"/>
            <w:szCs w:val="24"/>
          </w:rPr>
          <w:delText>.</w:delText>
        </w:r>
      </w:del>
      <w:del w:id="468" w:author="Emma Hudgins" w:date="2023-06-08T17:44:00Z">
        <w:r w:rsidR="005B4768" w:rsidDel="006908D8">
          <w:rPr>
            <w:rFonts w:ascii="Times New Roman" w:eastAsia="Times New Roman" w:hAnsi="Times New Roman" w:cs="Times New Roman"/>
            <w:bCs/>
            <w:sz w:val="24"/>
            <w:szCs w:val="24"/>
          </w:rPr>
          <w:delText xml:space="preserve"> </w:delText>
        </w:r>
      </w:del>
      <w:ins w:id="469" w:author="Emma Hudgins" w:date="2023-06-08T17:44:00Z">
        <w:r w:rsidR="006908D8">
          <w:rPr>
            <w:rFonts w:ascii="Times New Roman" w:eastAsia="Times New Roman" w:hAnsi="Times New Roman" w:cs="Times New Roman"/>
            <w:bCs/>
            <w:sz w:val="24"/>
            <w:szCs w:val="24"/>
          </w:rPr>
          <w:t>bird diversity</w:t>
        </w:r>
      </w:ins>
      <w:ins w:id="470" w:author="Emma Hudgins" w:date="2023-06-08T17:45:00Z">
        <w:r w:rsidR="006908D8">
          <w:rPr>
            <w:rFonts w:ascii="Times New Roman" w:eastAsia="Times New Roman" w:hAnsi="Times New Roman" w:cs="Times New Roman"/>
            <w:bCs/>
            <w:sz w:val="24"/>
            <w:szCs w:val="24"/>
          </w:rPr>
          <w:t xml:space="preserve"> remained relatively stable</w:t>
        </w:r>
      </w:ins>
      <w:ins w:id="471" w:author="Emma Hudgins" w:date="2023-06-08T17:46:00Z">
        <w:r w:rsidR="00015807">
          <w:rPr>
            <w:rFonts w:ascii="Times New Roman" w:eastAsia="Times New Roman" w:hAnsi="Times New Roman" w:cs="Times New Roman"/>
            <w:bCs/>
            <w:sz w:val="24"/>
            <w:szCs w:val="24"/>
          </w:rPr>
          <w:t xml:space="preserve"> (</w:t>
        </w:r>
        <w:r w:rsidR="00015807">
          <w:rPr>
            <w:rFonts w:ascii="Times New Roman" w:eastAsia="Times New Roman" w:hAnsi="Times New Roman" w:cs="Times New Roman"/>
            <w:bCs/>
            <w:sz w:val="24"/>
            <w:szCs w:val="24"/>
          </w:rPr>
          <w:sym w:font="Symbol" w:char="F062"/>
        </w:r>
        <w:r w:rsidR="00015807">
          <w:rPr>
            <w:rFonts w:ascii="Times New Roman" w:eastAsia="Times New Roman" w:hAnsi="Times New Roman" w:cs="Times New Roman"/>
            <w:bCs/>
            <w:sz w:val="24"/>
            <w:szCs w:val="24"/>
          </w:rPr>
          <w:t>= -0.075, SE=0.018, p&lt;0.0001)</w:t>
        </w:r>
      </w:ins>
      <w:ins w:id="472" w:author="Emma Hudgins" w:date="2023-06-08T17:45:00Z">
        <w:r w:rsidR="006908D8">
          <w:rPr>
            <w:rFonts w:ascii="Times New Roman" w:eastAsia="Times New Roman" w:hAnsi="Times New Roman" w:cs="Times New Roman"/>
            <w:bCs/>
            <w:sz w:val="24"/>
            <w:szCs w:val="24"/>
          </w:rPr>
          <w:t xml:space="preserve">, while the effect of tree diversity weakened more and became </w:t>
        </w:r>
        <w:r w:rsidR="00015807">
          <w:rPr>
            <w:rFonts w:ascii="Times New Roman" w:eastAsia="Times New Roman" w:hAnsi="Times New Roman" w:cs="Times New Roman"/>
            <w:bCs/>
            <w:sz w:val="24"/>
            <w:szCs w:val="24"/>
          </w:rPr>
          <w:t>only marginally significant (</w:t>
        </w:r>
        <w:r w:rsidR="00015807">
          <w:rPr>
            <w:rFonts w:ascii="Times New Roman" w:eastAsia="Times New Roman" w:hAnsi="Times New Roman" w:cs="Times New Roman"/>
            <w:bCs/>
            <w:sz w:val="24"/>
            <w:szCs w:val="24"/>
          </w:rPr>
          <w:sym w:font="Symbol" w:char="F062"/>
        </w:r>
        <w:r w:rsidR="00015807">
          <w:rPr>
            <w:rFonts w:ascii="Times New Roman" w:eastAsia="Times New Roman" w:hAnsi="Times New Roman" w:cs="Times New Roman"/>
            <w:bCs/>
            <w:sz w:val="24"/>
            <w:szCs w:val="24"/>
          </w:rPr>
          <w:t xml:space="preserve">= </w:t>
        </w:r>
      </w:ins>
      <w:ins w:id="473" w:author="Emma Hudgins" w:date="2023-06-08T17:46:00Z">
        <w:r w:rsidR="00015807">
          <w:rPr>
            <w:rFonts w:ascii="Times New Roman" w:eastAsia="Times New Roman" w:hAnsi="Times New Roman" w:cs="Times New Roman"/>
            <w:bCs/>
            <w:sz w:val="24"/>
            <w:szCs w:val="24"/>
          </w:rPr>
          <w:t>-</w:t>
        </w:r>
      </w:ins>
      <w:ins w:id="474" w:author="Emma Hudgins" w:date="2023-06-08T17:45:00Z">
        <w:r w:rsidR="00015807">
          <w:rPr>
            <w:rFonts w:ascii="Times New Roman" w:eastAsia="Times New Roman" w:hAnsi="Times New Roman" w:cs="Times New Roman"/>
            <w:bCs/>
            <w:sz w:val="24"/>
            <w:szCs w:val="24"/>
          </w:rPr>
          <w:t>0.0</w:t>
        </w:r>
      </w:ins>
      <w:ins w:id="475" w:author="Emma Hudgins" w:date="2023-06-08T17:46:00Z">
        <w:r w:rsidR="00015807">
          <w:rPr>
            <w:rFonts w:ascii="Times New Roman" w:eastAsia="Times New Roman" w:hAnsi="Times New Roman" w:cs="Times New Roman"/>
            <w:bCs/>
            <w:sz w:val="24"/>
            <w:szCs w:val="24"/>
          </w:rPr>
          <w:t>57</w:t>
        </w:r>
      </w:ins>
      <w:ins w:id="476" w:author="Emma Hudgins" w:date="2023-06-08T17:45:00Z">
        <w:r w:rsidR="00015807">
          <w:rPr>
            <w:rFonts w:ascii="Times New Roman" w:eastAsia="Times New Roman" w:hAnsi="Times New Roman" w:cs="Times New Roman"/>
            <w:bCs/>
            <w:sz w:val="24"/>
            <w:szCs w:val="24"/>
          </w:rPr>
          <w:t>, SE=0.02</w:t>
        </w:r>
      </w:ins>
      <w:ins w:id="477" w:author="Emma Hudgins" w:date="2023-06-08T17:46:00Z">
        <w:r w:rsidR="00015807">
          <w:rPr>
            <w:rFonts w:ascii="Times New Roman" w:eastAsia="Times New Roman" w:hAnsi="Times New Roman" w:cs="Times New Roman"/>
            <w:bCs/>
            <w:sz w:val="24"/>
            <w:szCs w:val="24"/>
          </w:rPr>
          <w:t>7</w:t>
        </w:r>
      </w:ins>
      <w:ins w:id="478" w:author="Emma Hudgins" w:date="2023-06-08T17:45:00Z">
        <w:r w:rsidR="00015807">
          <w:rPr>
            <w:rFonts w:ascii="Times New Roman" w:eastAsia="Times New Roman" w:hAnsi="Times New Roman" w:cs="Times New Roman"/>
            <w:bCs/>
            <w:sz w:val="24"/>
            <w:szCs w:val="24"/>
          </w:rPr>
          <w:t>, p=0.0</w:t>
        </w:r>
      </w:ins>
      <w:ins w:id="479" w:author="Emma Hudgins" w:date="2023-06-08T17:46:00Z">
        <w:r w:rsidR="00015807">
          <w:rPr>
            <w:rFonts w:ascii="Times New Roman" w:eastAsia="Times New Roman" w:hAnsi="Times New Roman" w:cs="Times New Roman"/>
            <w:bCs/>
            <w:sz w:val="24"/>
            <w:szCs w:val="24"/>
          </w:rPr>
          <w:t>32</w:t>
        </w:r>
      </w:ins>
      <w:ins w:id="480" w:author="Emma Hudgins" w:date="2023-06-08T17:45:00Z">
        <w:r w:rsidR="00015807">
          <w:rPr>
            <w:rFonts w:ascii="Times New Roman" w:eastAsia="Times New Roman" w:hAnsi="Times New Roman" w:cs="Times New Roman"/>
            <w:bCs/>
            <w:sz w:val="24"/>
            <w:szCs w:val="24"/>
          </w:rPr>
          <w:t>)</w:t>
        </w:r>
        <w:r w:rsidR="00015807" w:rsidRPr="006A24AF">
          <w:rPr>
            <w:rFonts w:ascii="Times New Roman" w:eastAsia="Times New Roman" w:hAnsi="Times New Roman" w:cs="Times New Roman"/>
            <w:bCs/>
            <w:sz w:val="24"/>
            <w:szCs w:val="24"/>
          </w:rPr>
          <w:t>.</w:t>
        </w:r>
      </w:ins>
    </w:p>
    <w:p w14:paraId="226D0D80" w14:textId="6076C4A6" w:rsidR="008A02ED" w:rsidRDefault="00EC647E" w:rsidP="00EC647E">
      <w:pPr>
        <w:spacing w:after="160" w:line="256" w:lineRule="auto"/>
        <w:rPr>
          <w:ins w:id="481" w:author="Emma Hudgins" w:date="2023-06-12T23:49:00Z"/>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adding in health </w:t>
      </w:r>
      <w:proofErr w:type="spellStart"/>
      <w:r>
        <w:rPr>
          <w:rFonts w:ascii="Times New Roman" w:eastAsia="Times New Roman" w:hAnsi="Times New Roman" w:cs="Times New Roman"/>
          <w:bCs/>
          <w:sz w:val="24"/>
          <w:szCs w:val="24"/>
        </w:rPr>
        <w:t>behaviours</w:t>
      </w:r>
      <w:proofErr w:type="spellEnd"/>
      <w:r>
        <w:rPr>
          <w:rFonts w:ascii="Times New Roman" w:eastAsia="Times New Roman" w:hAnsi="Times New Roman" w:cs="Times New Roman"/>
          <w:bCs/>
          <w:sz w:val="24"/>
          <w:szCs w:val="24"/>
        </w:rPr>
        <w:t xml:space="preserve"> in model 4</w:t>
      </w:r>
      <w:ins w:id="482" w:author="Emma Hudgins" w:date="2023-06-08T17:47:00Z">
        <w:r w:rsidR="00015807">
          <w:rPr>
            <w:rFonts w:ascii="Times New Roman" w:eastAsia="Times New Roman" w:hAnsi="Times New Roman" w:cs="Times New Roman"/>
            <w:bCs/>
            <w:sz w:val="24"/>
            <w:szCs w:val="24"/>
          </w:rPr>
          <w:t xml:space="preserve">, </w:t>
        </w:r>
      </w:ins>
      <w:del w:id="483" w:author="Emma Hudgins" w:date="2023-06-08T17:47:00Z">
        <w:r w:rsidDel="00015807">
          <w:rPr>
            <w:rFonts w:ascii="Times New Roman" w:eastAsia="Times New Roman" w:hAnsi="Times New Roman" w:cs="Times New Roman"/>
            <w:bCs/>
            <w:sz w:val="24"/>
            <w:szCs w:val="24"/>
          </w:rPr>
          <w:delText xml:space="preserve"> </w:delText>
        </w:r>
      </w:del>
      <w:r>
        <w:rPr>
          <w:rFonts w:ascii="Times New Roman" w:eastAsia="Times New Roman" w:hAnsi="Times New Roman" w:cs="Times New Roman"/>
          <w:bCs/>
          <w:sz w:val="24"/>
          <w:szCs w:val="24"/>
        </w:rPr>
        <w:t>we observed</w:t>
      </w:r>
      <w:r w:rsidR="005B4768">
        <w:rPr>
          <w:rFonts w:ascii="Times New Roman" w:eastAsia="Times New Roman" w:hAnsi="Times New Roman" w:cs="Times New Roman"/>
          <w:bCs/>
          <w:sz w:val="24"/>
          <w:szCs w:val="24"/>
        </w:rPr>
        <w:t xml:space="preserve"> </w:t>
      </w:r>
      <w:ins w:id="484" w:author="Emma Hudgins" w:date="2023-06-08T17:48:00Z">
        <w:r w:rsidR="00015807">
          <w:rPr>
            <w:rFonts w:ascii="Times New Roman" w:eastAsia="Times New Roman" w:hAnsi="Times New Roman" w:cs="Times New Roman"/>
            <w:bCs/>
            <w:sz w:val="24"/>
            <w:szCs w:val="24"/>
          </w:rPr>
          <w:t xml:space="preserve">similar </w:t>
        </w:r>
      </w:ins>
      <w:del w:id="485" w:author="Emma Hudgins" w:date="2023-06-08T17:47:00Z">
        <w:r w:rsidR="005B4768" w:rsidDel="00015807">
          <w:rPr>
            <w:rFonts w:ascii="Times New Roman" w:eastAsia="Times New Roman" w:hAnsi="Times New Roman" w:cs="Times New Roman"/>
            <w:bCs/>
            <w:sz w:val="24"/>
            <w:szCs w:val="24"/>
          </w:rPr>
          <w:delText>the steepest increase in explanatory power, but we note a much smaller sample size of complete cases (n=</w:delText>
        </w:r>
        <w:r w:rsidR="00A50431" w:rsidDel="00015807">
          <w:rPr>
            <w:rFonts w:ascii="Times New Roman" w:eastAsia="Times New Roman" w:hAnsi="Times New Roman" w:cs="Times New Roman"/>
            <w:bCs/>
            <w:sz w:val="24"/>
            <w:szCs w:val="24"/>
          </w:rPr>
          <w:delText>~3000</w:delText>
        </w:r>
        <w:r w:rsidR="005B4768" w:rsidDel="00015807">
          <w:rPr>
            <w:rFonts w:ascii="Times New Roman" w:eastAsia="Times New Roman" w:hAnsi="Times New Roman" w:cs="Times New Roman"/>
            <w:bCs/>
            <w:sz w:val="24"/>
            <w:szCs w:val="24"/>
          </w:rPr>
          <w:delText>) in this model</w:delText>
        </w:r>
        <w:r w:rsidR="00A50431" w:rsidDel="00015807">
          <w:rPr>
            <w:rFonts w:ascii="Times New Roman" w:eastAsia="Times New Roman" w:hAnsi="Times New Roman" w:cs="Times New Roman"/>
            <w:bCs/>
            <w:sz w:val="24"/>
            <w:szCs w:val="24"/>
          </w:rPr>
          <w:delText xml:space="preserve"> before interpolation. However, we note that </w:delText>
        </w:r>
      </w:del>
      <w:r w:rsidR="00A50431">
        <w:rPr>
          <w:rFonts w:ascii="Times New Roman" w:eastAsia="Times New Roman" w:hAnsi="Times New Roman" w:cs="Times New Roman"/>
          <w:bCs/>
          <w:sz w:val="24"/>
          <w:szCs w:val="24"/>
        </w:rPr>
        <w:t xml:space="preserve">parameter estimates </w:t>
      </w:r>
      <w:del w:id="486" w:author="Emma Hudgins" w:date="2023-06-08T17:48:00Z">
        <w:r w:rsidR="00A50431" w:rsidDel="00015807">
          <w:rPr>
            <w:rFonts w:ascii="Times New Roman" w:eastAsia="Times New Roman" w:hAnsi="Times New Roman" w:cs="Times New Roman"/>
            <w:bCs/>
            <w:sz w:val="24"/>
            <w:szCs w:val="24"/>
          </w:rPr>
          <w:delText>remained stable</w:delText>
        </w:r>
        <w:r w:rsidR="008571BA" w:rsidDel="00015807">
          <w:rPr>
            <w:rFonts w:ascii="Times New Roman" w:eastAsia="Times New Roman" w:hAnsi="Times New Roman" w:cs="Times New Roman"/>
            <w:bCs/>
            <w:sz w:val="24"/>
            <w:szCs w:val="24"/>
          </w:rPr>
          <w:delText xml:space="preserve"> </w:delText>
        </w:r>
      </w:del>
      <w:r w:rsidR="00A50431">
        <w:rPr>
          <w:rFonts w:ascii="Times New Roman" w:eastAsia="Times New Roman" w:hAnsi="Times New Roman" w:cs="Times New Roman"/>
          <w:bCs/>
          <w:sz w:val="24"/>
          <w:szCs w:val="24"/>
        </w:rPr>
        <w:t>after interpolation</w:t>
      </w:r>
      <w:r w:rsidR="008571BA">
        <w:rPr>
          <w:rFonts w:ascii="Times New Roman" w:eastAsia="Times New Roman" w:hAnsi="Times New Roman" w:cs="Times New Roman"/>
          <w:bCs/>
          <w:sz w:val="24"/>
          <w:szCs w:val="24"/>
        </w:rPr>
        <w:t xml:space="preserve"> by </w:t>
      </w:r>
      <w:del w:id="487" w:author="Emma Hudgins" w:date="2023-06-08T17:48:00Z">
        <w:r w:rsidR="008571BA" w:rsidDel="00015807">
          <w:rPr>
            <w:rFonts w:ascii="Times New Roman" w:eastAsia="Times New Roman" w:hAnsi="Times New Roman" w:cs="Times New Roman"/>
            <w:bCs/>
            <w:sz w:val="24"/>
            <w:szCs w:val="24"/>
          </w:rPr>
          <w:delText xml:space="preserve">either replacement by the median or </w:delText>
        </w:r>
      </w:del>
      <w:r w:rsidR="008571BA">
        <w:rPr>
          <w:rFonts w:ascii="Times New Roman" w:eastAsia="Times New Roman" w:hAnsi="Times New Roman" w:cs="Times New Roman"/>
          <w:bCs/>
          <w:sz w:val="24"/>
          <w:szCs w:val="24"/>
        </w:rPr>
        <w:t xml:space="preserve">the </w:t>
      </w:r>
      <w:r w:rsidR="008571BA">
        <w:rPr>
          <w:rFonts w:ascii="Times New Roman" w:eastAsia="Times New Roman" w:hAnsi="Times New Roman" w:cs="Times New Roman"/>
          <w:bCs/>
          <w:i/>
          <w:iCs/>
          <w:sz w:val="24"/>
          <w:szCs w:val="24"/>
        </w:rPr>
        <w:t xml:space="preserve">mice </w:t>
      </w:r>
      <w:r w:rsidR="008571BA">
        <w:rPr>
          <w:rFonts w:ascii="Times New Roman" w:eastAsia="Times New Roman" w:hAnsi="Times New Roman" w:cs="Times New Roman"/>
          <w:bCs/>
          <w:sz w:val="24"/>
          <w:szCs w:val="24"/>
        </w:rPr>
        <w:t>function</w:t>
      </w:r>
      <w:ins w:id="488" w:author="Emma Hudgins" w:date="2023-06-08T17:48:00Z">
        <w:r w:rsidR="00015807">
          <w:rPr>
            <w:rFonts w:ascii="Times New Roman" w:eastAsia="Times New Roman" w:hAnsi="Times New Roman" w:cs="Times New Roman"/>
            <w:bCs/>
            <w:sz w:val="24"/>
            <w:szCs w:val="24"/>
          </w:rPr>
          <w:t xml:space="preserve"> compared to </w:t>
        </w:r>
        <w:proofErr w:type="spellStart"/>
        <w:r w:rsidR="00015807">
          <w:rPr>
            <w:rFonts w:ascii="Times New Roman" w:eastAsia="Times New Roman" w:hAnsi="Times New Roman" w:cs="Times New Roman"/>
            <w:bCs/>
            <w:sz w:val="24"/>
            <w:szCs w:val="24"/>
          </w:rPr>
          <w:t>subsetting</w:t>
        </w:r>
        <w:proofErr w:type="spellEnd"/>
        <w:r w:rsidR="00015807">
          <w:rPr>
            <w:rFonts w:ascii="Times New Roman" w:eastAsia="Times New Roman" w:hAnsi="Times New Roman" w:cs="Times New Roman"/>
            <w:bCs/>
            <w:sz w:val="24"/>
            <w:szCs w:val="24"/>
          </w:rPr>
          <w:t xml:space="preserve"> to complete cases, removing problematic terms, and </w:t>
        </w:r>
      </w:ins>
      <w:ins w:id="489" w:author="Emma Hudgins" w:date="2023-06-08T17:51:00Z">
        <w:r w:rsidR="001D4EF5">
          <w:rPr>
            <w:rFonts w:ascii="Times New Roman" w:eastAsia="Times New Roman" w:hAnsi="Times New Roman" w:cs="Times New Roman"/>
            <w:bCs/>
            <w:sz w:val="24"/>
            <w:szCs w:val="24"/>
          </w:rPr>
          <w:t xml:space="preserve">compared to </w:t>
        </w:r>
      </w:ins>
      <w:ins w:id="490" w:author="Emma Hudgins" w:date="2023-06-08T17:48:00Z">
        <w:r w:rsidR="00015807">
          <w:rPr>
            <w:rFonts w:ascii="Times New Roman" w:eastAsia="Times New Roman" w:hAnsi="Times New Roman" w:cs="Times New Roman"/>
            <w:bCs/>
            <w:sz w:val="24"/>
            <w:szCs w:val="24"/>
          </w:rPr>
          <w:t xml:space="preserve">replacing missing data with the median (Tables </w:t>
        </w:r>
      </w:ins>
      <w:ins w:id="491" w:author="Emma Hudgins" w:date="2023-06-09T14:16:00Z">
        <w:r w:rsidR="00832C6F">
          <w:rPr>
            <w:rFonts w:ascii="Times New Roman" w:eastAsia="Times New Roman" w:hAnsi="Times New Roman" w:cs="Times New Roman"/>
            <w:bCs/>
            <w:sz w:val="24"/>
            <w:szCs w:val="24"/>
          </w:rPr>
          <w:t>S7-S1</w:t>
        </w:r>
      </w:ins>
      <w:ins w:id="492" w:author="Emma Hudgins" w:date="2023-06-09T14:19:00Z">
        <w:r w:rsidR="00832C6F">
          <w:rPr>
            <w:rFonts w:ascii="Times New Roman" w:eastAsia="Times New Roman" w:hAnsi="Times New Roman" w:cs="Times New Roman"/>
            <w:bCs/>
            <w:sz w:val="24"/>
            <w:szCs w:val="24"/>
          </w:rPr>
          <w:t>0</w:t>
        </w:r>
      </w:ins>
      <w:ins w:id="493" w:author="Emma Hudgins" w:date="2023-06-08T17:48:00Z">
        <w:r w:rsidR="00015807">
          <w:rPr>
            <w:rFonts w:ascii="Times New Roman" w:eastAsia="Times New Roman" w:hAnsi="Times New Roman" w:cs="Times New Roman"/>
            <w:bCs/>
            <w:sz w:val="24"/>
            <w:szCs w:val="24"/>
          </w:rPr>
          <w:t>).</w:t>
        </w:r>
      </w:ins>
      <w:r w:rsidR="00A50431">
        <w:rPr>
          <w:rFonts w:ascii="Times New Roman" w:eastAsia="Times New Roman" w:hAnsi="Times New Roman" w:cs="Times New Roman"/>
          <w:bCs/>
          <w:sz w:val="24"/>
          <w:szCs w:val="24"/>
        </w:rPr>
        <w:t xml:space="preserve"> </w:t>
      </w:r>
      <w:ins w:id="494" w:author="Emma Hudgins" w:date="2023-06-08T17:49:00Z">
        <w:r w:rsidR="00015807">
          <w:rPr>
            <w:rFonts w:ascii="Times New Roman" w:eastAsia="Times New Roman" w:hAnsi="Times New Roman" w:cs="Times New Roman"/>
            <w:bCs/>
            <w:sz w:val="24"/>
            <w:szCs w:val="24"/>
          </w:rPr>
          <w:t xml:space="preserve">In the MICE model, </w:t>
        </w:r>
      </w:ins>
      <w:ins w:id="495" w:author="Emma Hudgins" w:date="2023-06-08T17:50:00Z">
        <w:r w:rsidR="00015807">
          <w:rPr>
            <w:rFonts w:ascii="Times New Roman" w:eastAsia="Times New Roman" w:hAnsi="Times New Roman" w:cs="Times New Roman"/>
            <w:bCs/>
            <w:sz w:val="24"/>
            <w:szCs w:val="24"/>
          </w:rPr>
          <w:t>modelled bird and tree diversity both persisted as significant terms</w:t>
        </w:r>
      </w:ins>
      <w:ins w:id="496" w:author="Emma Hudgins" w:date="2023-06-08T17:51:00Z">
        <w:r w:rsidR="001D4EF5">
          <w:rPr>
            <w:rFonts w:ascii="Times New Roman" w:eastAsia="Times New Roman" w:hAnsi="Times New Roman" w:cs="Times New Roman"/>
            <w:bCs/>
            <w:sz w:val="24"/>
            <w:szCs w:val="24"/>
          </w:rPr>
          <w:t xml:space="preserve"> (</w:t>
        </w:r>
        <w:r w:rsidR="001D4EF5">
          <w:rPr>
            <w:rFonts w:ascii="Times New Roman" w:eastAsia="Times New Roman" w:hAnsi="Times New Roman" w:cs="Times New Roman"/>
            <w:bCs/>
            <w:sz w:val="24"/>
            <w:szCs w:val="24"/>
          </w:rPr>
          <w:sym w:font="Symbol" w:char="F062"/>
        </w:r>
        <w:r w:rsidR="001D4EF5">
          <w:rPr>
            <w:rFonts w:ascii="Times New Roman" w:eastAsia="Times New Roman" w:hAnsi="Times New Roman" w:cs="Times New Roman"/>
            <w:bCs/>
            <w:sz w:val="24"/>
            <w:szCs w:val="24"/>
          </w:rPr>
          <w:t>= -0.0</w:t>
        </w:r>
      </w:ins>
      <w:ins w:id="497" w:author="Emma Hudgins" w:date="2023-06-08T17:52:00Z">
        <w:r w:rsidR="001D4EF5">
          <w:rPr>
            <w:rFonts w:ascii="Times New Roman" w:eastAsia="Times New Roman" w:hAnsi="Times New Roman" w:cs="Times New Roman"/>
            <w:bCs/>
            <w:sz w:val="24"/>
            <w:szCs w:val="24"/>
          </w:rPr>
          <w:t>69</w:t>
        </w:r>
      </w:ins>
      <w:ins w:id="498" w:author="Emma Hudgins" w:date="2023-06-08T17:51:00Z">
        <w:r w:rsidR="001D4EF5">
          <w:rPr>
            <w:rFonts w:ascii="Times New Roman" w:eastAsia="Times New Roman" w:hAnsi="Times New Roman" w:cs="Times New Roman"/>
            <w:bCs/>
            <w:sz w:val="24"/>
            <w:szCs w:val="24"/>
          </w:rPr>
          <w:t>, SE=0.018, p</w:t>
        </w:r>
      </w:ins>
      <w:ins w:id="499" w:author="Emma Hudgins" w:date="2023-06-08T17:52:00Z">
        <w:r w:rsidR="001D4EF5">
          <w:rPr>
            <w:rFonts w:ascii="Times New Roman" w:eastAsia="Times New Roman" w:hAnsi="Times New Roman" w:cs="Times New Roman"/>
            <w:bCs/>
            <w:sz w:val="24"/>
            <w:szCs w:val="24"/>
          </w:rPr>
          <w:t>=</w:t>
        </w:r>
      </w:ins>
      <w:ins w:id="500" w:author="Emma Hudgins" w:date="2023-06-08T17:51:00Z">
        <w:r w:rsidR="001D4EF5">
          <w:rPr>
            <w:rFonts w:ascii="Times New Roman" w:eastAsia="Times New Roman" w:hAnsi="Times New Roman" w:cs="Times New Roman"/>
            <w:bCs/>
            <w:sz w:val="24"/>
            <w:szCs w:val="24"/>
          </w:rPr>
          <w:t>0.0001</w:t>
        </w:r>
      </w:ins>
      <w:ins w:id="501" w:author="Emma Hudgins" w:date="2023-06-08T17:52:00Z">
        <w:r w:rsidR="001D4EF5">
          <w:rPr>
            <w:rFonts w:ascii="Times New Roman" w:eastAsia="Times New Roman" w:hAnsi="Times New Roman" w:cs="Times New Roman"/>
            <w:bCs/>
            <w:sz w:val="24"/>
            <w:szCs w:val="24"/>
          </w:rPr>
          <w:t>9</w:t>
        </w:r>
      </w:ins>
      <w:ins w:id="502" w:author="Emma Hudgins" w:date="2023-06-08T17:51:00Z">
        <w:r w:rsidR="001D4EF5">
          <w:rPr>
            <w:rFonts w:ascii="Times New Roman" w:eastAsia="Times New Roman" w:hAnsi="Times New Roman" w:cs="Times New Roman"/>
            <w:bCs/>
            <w:sz w:val="24"/>
            <w:szCs w:val="24"/>
          </w:rPr>
          <w:t xml:space="preserve"> for bir</w:t>
        </w:r>
      </w:ins>
      <w:ins w:id="503" w:author="Emma Hudgins" w:date="2023-06-08T17:52:00Z">
        <w:r w:rsidR="001D4EF5">
          <w:rPr>
            <w:rFonts w:ascii="Times New Roman" w:eastAsia="Times New Roman" w:hAnsi="Times New Roman" w:cs="Times New Roman"/>
            <w:bCs/>
            <w:sz w:val="24"/>
            <w:szCs w:val="24"/>
          </w:rPr>
          <w:t xml:space="preserve">d diversity and </w:t>
        </w:r>
        <w:r w:rsidR="001D4EF5">
          <w:rPr>
            <w:rFonts w:ascii="Times New Roman" w:eastAsia="Times New Roman" w:hAnsi="Times New Roman" w:cs="Times New Roman"/>
            <w:bCs/>
            <w:sz w:val="24"/>
            <w:szCs w:val="24"/>
          </w:rPr>
          <w:sym w:font="Symbol" w:char="F062"/>
        </w:r>
        <w:r w:rsidR="001D4EF5">
          <w:rPr>
            <w:rFonts w:ascii="Times New Roman" w:eastAsia="Times New Roman" w:hAnsi="Times New Roman" w:cs="Times New Roman"/>
            <w:bCs/>
            <w:sz w:val="24"/>
            <w:szCs w:val="24"/>
          </w:rPr>
          <w:t>= -0.0</w:t>
        </w:r>
      </w:ins>
      <w:ins w:id="504" w:author="Emma Hudgins" w:date="2023-06-08T17:53:00Z">
        <w:r w:rsidR="001D4EF5">
          <w:rPr>
            <w:rFonts w:ascii="Times New Roman" w:eastAsia="Times New Roman" w:hAnsi="Times New Roman" w:cs="Times New Roman"/>
            <w:bCs/>
            <w:sz w:val="24"/>
            <w:szCs w:val="24"/>
          </w:rPr>
          <w:t>5</w:t>
        </w:r>
      </w:ins>
      <w:ins w:id="505" w:author="Emma Hudgins" w:date="2023-06-08T17:52:00Z">
        <w:r w:rsidR="001D4EF5">
          <w:rPr>
            <w:rFonts w:ascii="Times New Roman" w:eastAsia="Times New Roman" w:hAnsi="Times New Roman" w:cs="Times New Roman"/>
            <w:bCs/>
            <w:sz w:val="24"/>
            <w:szCs w:val="24"/>
          </w:rPr>
          <w:t>5, SE=0.0</w:t>
        </w:r>
      </w:ins>
      <w:ins w:id="506" w:author="Emma Hudgins" w:date="2023-06-08T17:53:00Z">
        <w:r w:rsidR="001D4EF5">
          <w:rPr>
            <w:rFonts w:ascii="Times New Roman" w:eastAsia="Times New Roman" w:hAnsi="Times New Roman" w:cs="Times New Roman"/>
            <w:bCs/>
            <w:sz w:val="24"/>
            <w:szCs w:val="24"/>
          </w:rPr>
          <w:t>27,</w:t>
        </w:r>
      </w:ins>
      <w:ins w:id="507" w:author="Emma Hudgins" w:date="2023-06-08T17:52:00Z">
        <w:r w:rsidR="001D4EF5">
          <w:rPr>
            <w:rFonts w:ascii="Times New Roman" w:eastAsia="Times New Roman" w:hAnsi="Times New Roman" w:cs="Times New Roman"/>
            <w:bCs/>
            <w:sz w:val="24"/>
            <w:szCs w:val="24"/>
          </w:rPr>
          <w:t xml:space="preserve"> p</w:t>
        </w:r>
      </w:ins>
      <w:ins w:id="508" w:author="Emma Hudgins" w:date="2023-06-08T17:53:00Z">
        <w:r w:rsidR="001D4EF5">
          <w:rPr>
            <w:rFonts w:ascii="Times New Roman" w:eastAsia="Times New Roman" w:hAnsi="Times New Roman" w:cs="Times New Roman"/>
            <w:bCs/>
            <w:sz w:val="24"/>
            <w:szCs w:val="24"/>
          </w:rPr>
          <w:t>=0.040</w:t>
        </w:r>
      </w:ins>
      <w:ins w:id="509" w:author="Emma Hudgins" w:date="2023-06-08T17:52:00Z">
        <w:r w:rsidR="001D4EF5">
          <w:rPr>
            <w:rFonts w:ascii="Times New Roman" w:eastAsia="Times New Roman" w:hAnsi="Times New Roman" w:cs="Times New Roman"/>
            <w:bCs/>
            <w:sz w:val="24"/>
            <w:szCs w:val="24"/>
          </w:rPr>
          <w:t xml:space="preserve"> for tree species richness</w:t>
        </w:r>
      </w:ins>
      <w:ins w:id="510" w:author="Emma Hudgins" w:date="2023-06-11T22:54:00Z">
        <w:r w:rsidR="00327A32">
          <w:rPr>
            <w:rFonts w:ascii="Times New Roman" w:eastAsia="Times New Roman" w:hAnsi="Times New Roman" w:cs="Times New Roman"/>
            <w:bCs/>
            <w:sz w:val="24"/>
            <w:szCs w:val="24"/>
          </w:rPr>
          <w:t>, Table S7</w:t>
        </w:r>
      </w:ins>
      <w:ins w:id="511" w:author="Emma Hudgins" w:date="2023-06-08T17:51:00Z">
        <w:r w:rsidR="001D4EF5">
          <w:rPr>
            <w:rFonts w:ascii="Times New Roman" w:eastAsia="Times New Roman" w:hAnsi="Times New Roman" w:cs="Times New Roman"/>
            <w:bCs/>
            <w:sz w:val="24"/>
            <w:szCs w:val="24"/>
          </w:rPr>
          <w:t>)</w:t>
        </w:r>
      </w:ins>
      <w:ins w:id="512" w:author="Emma Hudgins" w:date="2023-06-08T17:50:00Z">
        <w:r w:rsidR="00015807">
          <w:rPr>
            <w:rFonts w:ascii="Times New Roman" w:eastAsia="Times New Roman" w:hAnsi="Times New Roman" w:cs="Times New Roman"/>
            <w:bCs/>
            <w:sz w:val="24"/>
            <w:szCs w:val="24"/>
          </w:rPr>
          <w:t xml:space="preserve">, while distance to blue space became nonsignificant. </w:t>
        </w:r>
      </w:ins>
      <w:del w:id="513" w:author="Emma Hudgins" w:date="2023-06-08T17:48:00Z">
        <w:r w:rsidR="00A50431" w:rsidDel="00015807">
          <w:rPr>
            <w:rFonts w:ascii="Times New Roman" w:eastAsia="Times New Roman" w:hAnsi="Times New Roman" w:cs="Times New Roman"/>
            <w:bCs/>
            <w:sz w:val="24"/>
            <w:szCs w:val="24"/>
          </w:rPr>
          <w:delText>(n=~20000)</w:delText>
        </w:r>
        <w:r w:rsidR="008571BA" w:rsidDel="00015807">
          <w:rPr>
            <w:rFonts w:ascii="Times New Roman" w:eastAsia="Times New Roman" w:hAnsi="Times New Roman" w:cs="Times New Roman"/>
            <w:bCs/>
            <w:sz w:val="24"/>
            <w:szCs w:val="24"/>
          </w:rPr>
          <w:delText xml:space="preserve">. </w:delText>
        </w:r>
      </w:del>
      <w:del w:id="514" w:author="Amber Pearson" w:date="2023-05-08T12:46:00Z">
        <w:r w:rsidR="008571BA" w:rsidDel="00DA297F">
          <w:rPr>
            <w:rFonts w:ascii="Times New Roman" w:eastAsia="Times New Roman" w:hAnsi="Times New Roman" w:cs="Times New Roman"/>
            <w:bCs/>
            <w:sz w:val="24"/>
            <w:szCs w:val="24"/>
          </w:rPr>
          <w:delText xml:space="preserve">Exercise </w:delText>
        </w:r>
      </w:del>
      <w:ins w:id="515" w:author="Amber Pearson" w:date="2023-05-08T12:46:00Z">
        <w:del w:id="516" w:author="Emma Hudgins" w:date="2023-06-08T17:47:00Z">
          <w:r w:rsidR="00DA297F" w:rsidDel="00015807">
            <w:rPr>
              <w:rFonts w:ascii="Times New Roman" w:eastAsia="Times New Roman" w:hAnsi="Times New Roman" w:cs="Times New Roman"/>
              <w:bCs/>
              <w:sz w:val="24"/>
              <w:szCs w:val="24"/>
            </w:rPr>
            <w:delText xml:space="preserve">Physical activity </w:delText>
          </w:r>
        </w:del>
      </w:ins>
      <w:del w:id="517" w:author="Emma Hudgins" w:date="2023-06-08T17:47:00Z">
        <w:r w:rsidR="008571BA" w:rsidDel="00015807">
          <w:rPr>
            <w:rFonts w:ascii="Times New Roman" w:eastAsia="Times New Roman" w:hAnsi="Times New Roman" w:cs="Times New Roman"/>
            <w:bCs/>
            <w:sz w:val="24"/>
            <w:szCs w:val="24"/>
          </w:rPr>
          <w:delText xml:space="preserve">had a very weak positive effect on </w:delText>
        </w:r>
        <w:r w:rsidDel="00015807">
          <w:rPr>
            <w:rFonts w:ascii="Times New Roman" w:eastAsia="Times New Roman" w:hAnsi="Times New Roman" w:cs="Times New Roman"/>
            <w:bCs/>
            <w:sz w:val="24"/>
            <w:szCs w:val="24"/>
          </w:rPr>
          <w:delText xml:space="preserve">self-reported </w:delText>
        </w:r>
        <w:r w:rsidR="008571BA" w:rsidDel="00015807">
          <w:rPr>
            <w:rFonts w:ascii="Times New Roman" w:eastAsia="Times New Roman" w:hAnsi="Times New Roman" w:cs="Times New Roman"/>
            <w:bCs/>
            <w:sz w:val="24"/>
            <w:szCs w:val="24"/>
          </w:rPr>
          <w:delText xml:space="preserve">mental health, while alcohol consumption had a weak negative effect, and fruit and vegetable consumption had a stronger positive effect. </w:delText>
        </w:r>
        <w:r w:rsidR="00BE3BC9" w:rsidRPr="006A24AF" w:rsidDel="00015807">
          <w:rPr>
            <w:rFonts w:ascii="Times New Roman" w:eastAsia="Times New Roman" w:hAnsi="Times New Roman" w:cs="Times New Roman"/>
            <w:bCs/>
            <w:sz w:val="24"/>
            <w:szCs w:val="24"/>
          </w:rPr>
          <w:delText>None of these additional model steps changed the effect sizes of bird or tree diversity appreciably.</w:delText>
        </w:r>
      </w:del>
    </w:p>
    <w:p w14:paraId="47630419" w14:textId="0BBD24A0" w:rsidR="008A02ED" w:rsidRDefault="008A02ED" w:rsidP="00EC647E">
      <w:pPr>
        <w:spacing w:after="160" w:line="256" w:lineRule="auto"/>
        <w:rPr>
          <w:ins w:id="518" w:author="Emma Hudgins" w:date="2023-06-12T23:49:00Z"/>
          <w:rFonts w:ascii="Times New Roman" w:eastAsia="Times New Roman" w:hAnsi="Times New Roman" w:cs="Times New Roman"/>
          <w:bCs/>
          <w:sz w:val="24"/>
          <w:szCs w:val="24"/>
        </w:rPr>
      </w:pPr>
    </w:p>
    <w:p w14:paraId="2153A662" w14:textId="77777777" w:rsidR="008A02ED" w:rsidRPr="002E66FB" w:rsidRDefault="008A02ED" w:rsidP="008A02ED">
      <w:pPr>
        <w:spacing w:after="160" w:line="256" w:lineRule="auto"/>
        <w:rPr>
          <w:ins w:id="519" w:author="Emma Hudgins" w:date="2023-06-12T23:49:00Z"/>
          <w:rFonts w:ascii="Times New Roman" w:eastAsia="Times New Roman" w:hAnsi="Times New Roman" w:cs="Times New Roman"/>
          <w:bCs/>
          <w:sz w:val="20"/>
          <w:szCs w:val="20"/>
          <w:rPrChange w:id="520" w:author="Emma Hudgins" w:date="2023-06-12T23:55:00Z">
            <w:rPr>
              <w:ins w:id="521" w:author="Emma Hudgins" w:date="2023-06-12T23:49:00Z"/>
              <w:rFonts w:ascii="Times New Roman" w:eastAsia="Times New Roman" w:hAnsi="Times New Roman" w:cs="Times New Roman"/>
              <w:bCs/>
              <w:sz w:val="24"/>
              <w:szCs w:val="24"/>
            </w:rPr>
          </w:rPrChange>
        </w:rPr>
      </w:pPr>
      <w:ins w:id="522" w:author="Emma Hudgins" w:date="2023-06-12T23:49:00Z">
        <w:r w:rsidRPr="002E66FB">
          <w:rPr>
            <w:rFonts w:ascii="Times New Roman" w:eastAsia="Times New Roman" w:hAnsi="Times New Roman" w:cs="Times New Roman"/>
            <w:b/>
            <w:sz w:val="20"/>
            <w:szCs w:val="20"/>
            <w:rPrChange w:id="523" w:author="Emma Hudgins" w:date="2023-06-12T23:55:00Z">
              <w:rPr>
                <w:rFonts w:ascii="Times New Roman" w:eastAsia="Times New Roman" w:hAnsi="Times New Roman" w:cs="Times New Roman"/>
                <w:bCs/>
                <w:sz w:val="24"/>
                <w:szCs w:val="24"/>
              </w:rPr>
            </w:rPrChange>
          </w:rPr>
          <w:t>Figure 1.</w:t>
        </w:r>
        <w:r w:rsidRPr="002E66FB">
          <w:rPr>
            <w:rFonts w:ascii="Times New Roman" w:eastAsia="Times New Roman" w:hAnsi="Times New Roman" w:cs="Times New Roman"/>
            <w:b/>
            <w:sz w:val="20"/>
            <w:szCs w:val="20"/>
            <w:rPrChange w:id="524" w:author="Emma Hudgins" w:date="2023-06-12T23:55:00Z">
              <w:rPr>
                <w:rFonts w:ascii="Times New Roman" w:eastAsia="Times New Roman" w:hAnsi="Times New Roman" w:cs="Times New Roman"/>
                <w:b/>
                <w:sz w:val="24"/>
                <w:szCs w:val="24"/>
              </w:rPr>
            </w:rPrChange>
          </w:rPr>
          <w:t xml:space="preserve"> </w:t>
        </w:r>
        <w:r w:rsidRPr="002E66FB">
          <w:rPr>
            <w:rFonts w:ascii="Times New Roman" w:eastAsia="Times New Roman" w:hAnsi="Times New Roman" w:cs="Times New Roman"/>
            <w:bCs/>
            <w:sz w:val="20"/>
            <w:szCs w:val="20"/>
            <w:rPrChange w:id="525" w:author="Emma Hudgins" w:date="2023-06-12T23:55:00Z">
              <w:rPr>
                <w:rFonts w:ascii="Times New Roman" w:eastAsia="Times New Roman" w:hAnsi="Times New Roman" w:cs="Times New Roman"/>
                <w:bCs/>
                <w:sz w:val="24"/>
                <w:szCs w:val="24"/>
              </w:rPr>
            </w:rPrChange>
          </w:rPr>
          <w:t xml:space="preserve">Model results for the logistic GAM for biodiversity and green and blue space on the incidence of poor mental health, adjusting for age, sex, SES covariates and health </w:t>
        </w:r>
        <w:proofErr w:type="spellStart"/>
        <w:r w:rsidRPr="002E66FB">
          <w:rPr>
            <w:rFonts w:ascii="Times New Roman" w:eastAsia="Times New Roman" w:hAnsi="Times New Roman" w:cs="Times New Roman"/>
            <w:bCs/>
            <w:sz w:val="20"/>
            <w:szCs w:val="20"/>
            <w:rPrChange w:id="526" w:author="Emma Hudgins" w:date="2023-06-12T23:55:00Z">
              <w:rPr>
                <w:rFonts w:ascii="Times New Roman" w:eastAsia="Times New Roman" w:hAnsi="Times New Roman" w:cs="Times New Roman"/>
                <w:bCs/>
                <w:sz w:val="24"/>
                <w:szCs w:val="24"/>
              </w:rPr>
            </w:rPrChange>
          </w:rPr>
          <w:t>behaviours</w:t>
        </w:r>
        <w:proofErr w:type="spellEnd"/>
        <w:r w:rsidRPr="002E66FB">
          <w:rPr>
            <w:rFonts w:ascii="Times New Roman" w:eastAsia="Times New Roman" w:hAnsi="Times New Roman" w:cs="Times New Roman"/>
            <w:bCs/>
            <w:sz w:val="20"/>
            <w:szCs w:val="20"/>
            <w:rPrChange w:id="527" w:author="Emma Hudgins" w:date="2023-06-12T23:55:00Z">
              <w:rPr>
                <w:rFonts w:ascii="Times New Roman" w:eastAsia="Times New Roman" w:hAnsi="Times New Roman" w:cs="Times New Roman"/>
                <w:bCs/>
                <w:sz w:val="24"/>
                <w:szCs w:val="24"/>
              </w:rPr>
            </w:rPrChange>
          </w:rPr>
          <w:t xml:space="preserve"> across all CCHS respondents included in our analysis. Marriage contrasts are compared to married respondents, Employment </w:t>
        </w:r>
        <w:proofErr w:type="spellStart"/>
        <w:r w:rsidRPr="002E66FB">
          <w:rPr>
            <w:rFonts w:ascii="Times New Roman" w:eastAsia="Times New Roman" w:hAnsi="Times New Roman" w:cs="Times New Roman"/>
            <w:bCs/>
            <w:sz w:val="20"/>
            <w:szCs w:val="20"/>
            <w:rPrChange w:id="528" w:author="Emma Hudgins" w:date="2023-06-12T23:55:00Z">
              <w:rPr>
                <w:rFonts w:ascii="Times New Roman" w:eastAsia="Times New Roman" w:hAnsi="Times New Roman" w:cs="Times New Roman"/>
                <w:bCs/>
                <w:sz w:val="24"/>
                <w:szCs w:val="24"/>
              </w:rPr>
            </w:rPrChange>
          </w:rPr>
          <w:t>contrasts</w:t>
        </w:r>
        <w:proofErr w:type="spellEnd"/>
        <w:r w:rsidRPr="002E66FB">
          <w:rPr>
            <w:rFonts w:ascii="Times New Roman" w:eastAsia="Times New Roman" w:hAnsi="Times New Roman" w:cs="Times New Roman"/>
            <w:bCs/>
            <w:sz w:val="20"/>
            <w:szCs w:val="20"/>
            <w:rPrChange w:id="529" w:author="Emma Hudgins" w:date="2023-06-12T23:55:00Z">
              <w:rPr>
                <w:rFonts w:ascii="Times New Roman" w:eastAsia="Times New Roman" w:hAnsi="Times New Roman" w:cs="Times New Roman"/>
                <w:bCs/>
                <w:sz w:val="24"/>
                <w:szCs w:val="24"/>
              </w:rPr>
            </w:rPrChange>
          </w:rPr>
          <w:t xml:space="preserve"> are compared to unemployed respondents, Ethnicity contrasts are relative to non-white ethnicity, immigration contrasts are compared to white, Canadian-born respondents, Education contrasts are compared to respondents who did not graduate high school, Smoking cessation contrasts are relative to respondents who have </w:t>
        </w:r>
        <w:proofErr w:type="gramStart"/>
        <w:r w:rsidRPr="002E66FB">
          <w:rPr>
            <w:rFonts w:ascii="Times New Roman" w:eastAsia="Times New Roman" w:hAnsi="Times New Roman" w:cs="Times New Roman"/>
            <w:bCs/>
            <w:sz w:val="20"/>
            <w:szCs w:val="20"/>
            <w:rPrChange w:id="530" w:author="Emma Hudgins" w:date="2023-06-12T23:55:00Z">
              <w:rPr>
                <w:rFonts w:ascii="Times New Roman" w:eastAsia="Times New Roman" w:hAnsi="Times New Roman" w:cs="Times New Roman"/>
                <w:bCs/>
                <w:sz w:val="24"/>
                <w:szCs w:val="24"/>
              </w:rPr>
            </w:rPrChange>
          </w:rPr>
          <w:t>quit</w:t>
        </w:r>
        <w:proofErr w:type="gramEnd"/>
        <w:r w:rsidRPr="002E66FB">
          <w:rPr>
            <w:rFonts w:ascii="Times New Roman" w:eastAsia="Times New Roman" w:hAnsi="Times New Roman" w:cs="Times New Roman"/>
            <w:bCs/>
            <w:sz w:val="20"/>
            <w:szCs w:val="20"/>
            <w:rPrChange w:id="531" w:author="Emma Hudgins" w:date="2023-06-12T23:55:00Z">
              <w:rPr>
                <w:rFonts w:ascii="Times New Roman" w:eastAsia="Times New Roman" w:hAnsi="Times New Roman" w:cs="Times New Roman"/>
                <w:bCs/>
                <w:sz w:val="24"/>
                <w:szCs w:val="24"/>
              </w:rPr>
            </w:rPrChange>
          </w:rPr>
          <w:t xml:space="preserve"> smoking, and smoking frequency contrasts are relative to respondents who smoke daily. The random effect term for CMA had empirical degrees of freedom of 26.77, </w:t>
        </w:r>
        <w:r w:rsidRPr="002E66FB">
          <w:rPr>
            <w:rFonts w:ascii="Times New Roman" w:eastAsia="Times New Roman" w:hAnsi="Times New Roman" w:cs="Times New Roman"/>
            <w:bCs/>
            <w:sz w:val="20"/>
            <w:szCs w:val="20"/>
            <w:rPrChange w:id="532" w:author="Emma Hudgins" w:date="2023-06-12T23:55:00Z">
              <w:rPr>
                <w:rFonts w:ascii="Times New Roman" w:eastAsia="Times New Roman" w:hAnsi="Times New Roman" w:cs="Times New Roman"/>
                <w:bCs/>
                <w:sz w:val="24"/>
                <w:szCs w:val="24"/>
              </w:rPr>
            </w:rPrChange>
          </w:rPr>
          <w:sym w:font="Symbol" w:char="F043"/>
        </w:r>
        <w:r w:rsidRPr="002E66FB">
          <w:rPr>
            <w:rFonts w:ascii="Times New Roman" w:eastAsia="Times New Roman" w:hAnsi="Times New Roman" w:cs="Times New Roman"/>
            <w:bCs/>
            <w:sz w:val="20"/>
            <w:szCs w:val="20"/>
            <w:vertAlign w:val="superscript"/>
            <w:rPrChange w:id="533" w:author="Emma Hudgins" w:date="2023-06-12T23:55:00Z">
              <w:rPr>
                <w:rFonts w:ascii="Times New Roman" w:eastAsia="Times New Roman" w:hAnsi="Times New Roman" w:cs="Times New Roman"/>
                <w:bCs/>
                <w:sz w:val="24"/>
                <w:szCs w:val="24"/>
                <w:vertAlign w:val="superscript"/>
              </w:rPr>
            </w:rPrChange>
          </w:rPr>
          <w:t>2</w:t>
        </w:r>
        <w:r w:rsidRPr="002E66FB">
          <w:rPr>
            <w:rFonts w:ascii="Times New Roman" w:eastAsia="Times New Roman" w:hAnsi="Times New Roman" w:cs="Times New Roman"/>
            <w:bCs/>
            <w:sz w:val="20"/>
            <w:szCs w:val="20"/>
            <w:rPrChange w:id="534" w:author="Emma Hudgins" w:date="2023-06-12T23:55:00Z">
              <w:rPr>
                <w:rFonts w:ascii="Times New Roman" w:eastAsia="Times New Roman" w:hAnsi="Times New Roman" w:cs="Times New Roman"/>
                <w:bCs/>
                <w:sz w:val="24"/>
                <w:szCs w:val="24"/>
              </w:rPr>
            </w:rPrChange>
          </w:rPr>
          <w:t xml:space="preserve">=188.02, p&lt;2E-16, while the year term was linearized due to high </w:t>
        </w:r>
        <w:proofErr w:type="spellStart"/>
        <w:r w:rsidRPr="002E66FB">
          <w:rPr>
            <w:rFonts w:ascii="Times New Roman" w:eastAsia="Times New Roman" w:hAnsi="Times New Roman" w:cs="Times New Roman"/>
            <w:bCs/>
            <w:sz w:val="20"/>
            <w:szCs w:val="20"/>
            <w:rPrChange w:id="535" w:author="Emma Hudgins" w:date="2023-06-12T23:55:00Z">
              <w:rPr>
                <w:rFonts w:ascii="Times New Roman" w:eastAsia="Times New Roman" w:hAnsi="Times New Roman" w:cs="Times New Roman"/>
                <w:bCs/>
                <w:sz w:val="24"/>
                <w:szCs w:val="24"/>
              </w:rPr>
            </w:rPrChange>
          </w:rPr>
          <w:t>concurvity</w:t>
        </w:r>
        <w:proofErr w:type="spellEnd"/>
        <w:r w:rsidRPr="002E66FB">
          <w:rPr>
            <w:rFonts w:ascii="Times New Roman" w:eastAsia="Times New Roman" w:hAnsi="Times New Roman" w:cs="Times New Roman"/>
            <w:bCs/>
            <w:sz w:val="20"/>
            <w:szCs w:val="20"/>
            <w:rPrChange w:id="536" w:author="Emma Hudgins" w:date="2023-06-12T23:55:00Z">
              <w:rPr>
                <w:rFonts w:ascii="Times New Roman" w:eastAsia="Times New Roman" w:hAnsi="Times New Roman" w:cs="Times New Roman"/>
                <w:bCs/>
                <w:sz w:val="24"/>
                <w:szCs w:val="24"/>
              </w:rPr>
            </w:rPrChange>
          </w:rPr>
          <w:t xml:space="preserve"> in model 1 (&gt;0.8). Model AIC=24156.15, R</w:t>
        </w:r>
        <w:r w:rsidRPr="002E66FB">
          <w:rPr>
            <w:rFonts w:ascii="Times New Roman" w:eastAsia="Times New Roman" w:hAnsi="Times New Roman" w:cs="Times New Roman"/>
            <w:bCs/>
            <w:sz w:val="20"/>
            <w:szCs w:val="20"/>
            <w:vertAlign w:val="superscript"/>
            <w:rPrChange w:id="537" w:author="Emma Hudgins" w:date="2023-06-12T23:55:00Z">
              <w:rPr>
                <w:rFonts w:ascii="Times New Roman" w:eastAsia="Times New Roman" w:hAnsi="Times New Roman" w:cs="Times New Roman"/>
                <w:bCs/>
                <w:sz w:val="24"/>
                <w:szCs w:val="24"/>
                <w:vertAlign w:val="superscript"/>
              </w:rPr>
            </w:rPrChange>
          </w:rPr>
          <w:t>2</w:t>
        </w:r>
        <w:r w:rsidRPr="002E66FB">
          <w:rPr>
            <w:rFonts w:ascii="Times New Roman" w:eastAsia="Times New Roman" w:hAnsi="Times New Roman" w:cs="Times New Roman"/>
            <w:bCs/>
            <w:sz w:val="20"/>
            <w:szCs w:val="20"/>
            <w:vertAlign w:val="subscript"/>
            <w:rPrChange w:id="538" w:author="Emma Hudgins" w:date="2023-06-12T23:55:00Z">
              <w:rPr>
                <w:rFonts w:ascii="Times New Roman" w:eastAsia="Times New Roman" w:hAnsi="Times New Roman" w:cs="Times New Roman"/>
                <w:bCs/>
                <w:sz w:val="24"/>
                <w:szCs w:val="24"/>
                <w:vertAlign w:val="subscript"/>
              </w:rPr>
            </w:rPrChange>
          </w:rPr>
          <w:t>adj</w:t>
        </w:r>
        <w:r w:rsidRPr="002E66FB">
          <w:rPr>
            <w:rFonts w:ascii="Times New Roman" w:eastAsia="Times New Roman" w:hAnsi="Times New Roman" w:cs="Times New Roman"/>
            <w:bCs/>
            <w:sz w:val="20"/>
            <w:szCs w:val="20"/>
            <w:rPrChange w:id="539" w:author="Emma Hudgins" w:date="2023-06-12T23:55:00Z">
              <w:rPr>
                <w:rFonts w:ascii="Times New Roman" w:eastAsia="Times New Roman" w:hAnsi="Times New Roman" w:cs="Times New Roman"/>
                <w:bCs/>
                <w:sz w:val="24"/>
                <w:szCs w:val="24"/>
              </w:rPr>
            </w:rPrChange>
          </w:rPr>
          <w:t xml:space="preserve">=0.049, deviance explained=7.43% (n=46522). Significant terms are </w:t>
        </w:r>
        <w:proofErr w:type="spellStart"/>
        <w:r w:rsidRPr="002E66FB">
          <w:rPr>
            <w:rFonts w:ascii="Times New Roman" w:eastAsia="Times New Roman" w:hAnsi="Times New Roman" w:cs="Times New Roman"/>
            <w:bCs/>
            <w:sz w:val="20"/>
            <w:szCs w:val="20"/>
            <w:rPrChange w:id="540" w:author="Emma Hudgins" w:date="2023-06-12T23:55:00Z">
              <w:rPr>
                <w:rFonts w:ascii="Times New Roman" w:eastAsia="Times New Roman" w:hAnsi="Times New Roman" w:cs="Times New Roman"/>
                <w:bCs/>
                <w:sz w:val="24"/>
                <w:szCs w:val="24"/>
              </w:rPr>
            </w:rPrChange>
          </w:rPr>
          <w:t>coloured</w:t>
        </w:r>
        <w:proofErr w:type="spellEnd"/>
        <w:r w:rsidRPr="002E66FB">
          <w:rPr>
            <w:rFonts w:ascii="Times New Roman" w:eastAsia="Times New Roman" w:hAnsi="Times New Roman" w:cs="Times New Roman"/>
            <w:bCs/>
            <w:sz w:val="20"/>
            <w:szCs w:val="20"/>
            <w:rPrChange w:id="541" w:author="Emma Hudgins" w:date="2023-06-12T23:55:00Z">
              <w:rPr>
                <w:rFonts w:ascii="Times New Roman" w:eastAsia="Times New Roman" w:hAnsi="Times New Roman" w:cs="Times New Roman"/>
                <w:bCs/>
                <w:sz w:val="24"/>
                <w:szCs w:val="24"/>
              </w:rPr>
            </w:rPrChange>
          </w:rPr>
          <w:t xml:space="preserve"> in black while unsignificant terms are </w:t>
        </w:r>
        <w:proofErr w:type="spellStart"/>
        <w:r w:rsidRPr="002E66FB">
          <w:rPr>
            <w:rFonts w:ascii="Times New Roman" w:eastAsia="Times New Roman" w:hAnsi="Times New Roman" w:cs="Times New Roman"/>
            <w:bCs/>
            <w:sz w:val="20"/>
            <w:szCs w:val="20"/>
            <w:rPrChange w:id="542" w:author="Emma Hudgins" w:date="2023-06-12T23:55:00Z">
              <w:rPr>
                <w:rFonts w:ascii="Times New Roman" w:eastAsia="Times New Roman" w:hAnsi="Times New Roman" w:cs="Times New Roman"/>
                <w:bCs/>
                <w:sz w:val="24"/>
                <w:szCs w:val="24"/>
              </w:rPr>
            </w:rPrChange>
          </w:rPr>
          <w:t>coloured</w:t>
        </w:r>
        <w:proofErr w:type="spellEnd"/>
        <w:r w:rsidRPr="002E66FB">
          <w:rPr>
            <w:rFonts w:ascii="Times New Roman" w:eastAsia="Times New Roman" w:hAnsi="Times New Roman" w:cs="Times New Roman"/>
            <w:bCs/>
            <w:sz w:val="20"/>
            <w:szCs w:val="20"/>
            <w:rPrChange w:id="543" w:author="Emma Hudgins" w:date="2023-06-12T23:55:00Z">
              <w:rPr>
                <w:rFonts w:ascii="Times New Roman" w:eastAsia="Times New Roman" w:hAnsi="Times New Roman" w:cs="Times New Roman"/>
                <w:bCs/>
                <w:sz w:val="24"/>
                <w:szCs w:val="24"/>
              </w:rPr>
            </w:rPrChange>
          </w:rPr>
          <w:t xml:space="preserve"> in grey. Parameter </w:t>
        </w:r>
        <w:r w:rsidRPr="002E66FB">
          <w:rPr>
            <w:rFonts w:ascii="Times New Roman" w:eastAsia="Times New Roman" w:hAnsi="Times New Roman" w:cs="Times New Roman"/>
            <w:bCs/>
            <w:sz w:val="20"/>
            <w:szCs w:val="20"/>
            <w:rPrChange w:id="544" w:author="Emma Hudgins" w:date="2023-06-12T23:55:00Z">
              <w:rPr>
                <w:rFonts w:ascii="Times New Roman" w:eastAsia="Times New Roman" w:hAnsi="Times New Roman" w:cs="Times New Roman"/>
                <w:bCs/>
                <w:sz w:val="24"/>
                <w:szCs w:val="24"/>
              </w:rPr>
            </w:rPrChange>
          </w:rPr>
          <w:lastRenderedPageBreak/>
          <w:t>estimates are displayed as an odds ratio, which indicates the relative risk of perceived poor mental health for a particular covariate level relative to a baseline in the case of categorical predictors, or for an increase of one standard deviation away from the mean value for continuous predictors. The “Immigrant (White, &lt;10 years)” term had very large confidence intervals spanning 0 that are not fully displayed. See Table S7 for exact parameter estimates.</w:t>
        </w:r>
      </w:ins>
    </w:p>
    <w:p w14:paraId="70589B4A" w14:textId="77777777" w:rsidR="00F9455F" w:rsidRDefault="008A02ED" w:rsidP="00EC647E">
      <w:pPr>
        <w:spacing w:after="160" w:line="256" w:lineRule="auto"/>
        <w:rPr>
          <w:ins w:id="545" w:author="Emma Hudgins" w:date="2023-06-13T00:06:00Z"/>
          <w:rFonts w:ascii="Times New Roman" w:eastAsia="Times New Roman" w:hAnsi="Times New Roman" w:cs="Times New Roman"/>
          <w:bCs/>
          <w:sz w:val="24"/>
          <w:szCs w:val="24"/>
        </w:rPr>
      </w:pPr>
      <w:ins w:id="546" w:author="Emma Hudgins" w:date="2023-06-12T23:49:00Z">
        <w:r w:rsidRPr="004A0675">
          <w:rPr>
            <w:rFonts w:eastAsia="Times New Roman" w:cs="Times New Roman"/>
            <w:bCs/>
            <w:szCs w:val="24"/>
          </w:rPr>
          <w:drawing>
            <wp:inline distT="0" distB="0" distL="0" distR="0" wp14:anchorId="1CFD569C" wp14:editId="36EF9BFD">
              <wp:extent cx="5733415" cy="4771047"/>
              <wp:effectExtent l="0" t="0" r="0" b="4445"/>
              <wp:docPr id="4" name="Picture 4" descr="A picture containing text, screenshot, numb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screenshot, number, diagram&#10;&#10;Description automatically generated"/>
                      <pic:cNvPicPr/>
                    </pic:nvPicPr>
                    <pic:blipFill>
                      <a:blip r:embed="rId12"/>
                      <a:stretch>
                        <a:fillRect/>
                      </a:stretch>
                    </pic:blipFill>
                    <pic:spPr>
                      <a:xfrm>
                        <a:off x="0" y="0"/>
                        <a:ext cx="5733415" cy="4771047"/>
                      </a:xfrm>
                      <a:prstGeom prst="rect">
                        <a:avLst/>
                      </a:prstGeom>
                    </pic:spPr>
                  </pic:pic>
                </a:graphicData>
              </a:graphic>
            </wp:inline>
          </w:drawing>
        </w:r>
      </w:ins>
    </w:p>
    <w:p w14:paraId="103266F5" w14:textId="63538BCA" w:rsidR="00F9455F" w:rsidRPr="004A0675" w:rsidRDefault="00F9455F" w:rsidP="00F9455F">
      <w:pPr>
        <w:spacing w:after="160" w:line="256" w:lineRule="auto"/>
        <w:rPr>
          <w:ins w:id="547" w:author="Emma Hudgins" w:date="2023-06-13T00:06:00Z"/>
          <w:rFonts w:ascii="Times New Roman" w:eastAsia="Times New Roman" w:hAnsi="Times New Roman" w:cs="Times New Roman"/>
          <w:bCs/>
          <w:sz w:val="24"/>
          <w:szCs w:val="24"/>
        </w:rPr>
      </w:pPr>
      <w:ins w:id="548" w:author="Emma Hudgins" w:date="2023-06-13T00:06:00Z">
        <w:r w:rsidRPr="00F9455F">
          <w:rPr>
            <w:rFonts w:ascii="Times New Roman" w:eastAsia="Times New Roman" w:hAnsi="Times New Roman" w:cs="Times New Roman"/>
            <w:b/>
            <w:sz w:val="24"/>
            <w:szCs w:val="24"/>
            <w:rPrChange w:id="549" w:author="Emma Hudgins" w:date="2023-06-13T00:02:00Z">
              <w:rPr>
                <w:rFonts w:ascii="Times New Roman" w:eastAsia="Times New Roman" w:hAnsi="Times New Roman" w:cs="Times New Roman"/>
                <w:bCs/>
                <w:sz w:val="24"/>
                <w:szCs w:val="24"/>
              </w:rPr>
            </w:rPrChange>
          </w:rPr>
          <w:t>Figure 2.</w:t>
        </w:r>
        <w:r>
          <w:rPr>
            <w:rFonts w:ascii="Times New Roman" w:eastAsia="Times New Roman" w:hAnsi="Times New Roman" w:cs="Times New Roman"/>
            <w:bCs/>
            <w:sz w:val="24"/>
            <w:szCs w:val="24"/>
          </w:rPr>
          <w:t xml:space="preserve"> Modelled estimates of the relative risk of incidence </w:t>
        </w:r>
        <w:r>
          <w:rPr>
            <w:rFonts w:ascii="Times New Roman" w:eastAsia="Times New Roman" w:hAnsi="Times New Roman" w:cs="Times New Roman"/>
            <w:bCs/>
            <w:sz w:val="24"/>
            <w:szCs w:val="24"/>
          </w:rPr>
          <w:t>poor self-reported mental health</w:t>
        </w:r>
        <w:r>
          <w:rPr>
            <w:rFonts w:ascii="Times New Roman" w:eastAsia="Times New Roman" w:hAnsi="Times New Roman" w:cs="Times New Roman"/>
            <w:bCs/>
            <w:sz w:val="24"/>
            <w:szCs w:val="24"/>
          </w:rPr>
          <w:t xml:space="preserve"> across our set of model adjustments for </w:t>
        </w:r>
        <w:r w:rsidRPr="00F9455F">
          <w:rPr>
            <w:rFonts w:ascii="Times New Roman" w:eastAsia="Times New Roman" w:hAnsi="Times New Roman" w:cs="Times New Roman"/>
            <w:b/>
            <w:sz w:val="24"/>
            <w:szCs w:val="24"/>
            <w:rPrChange w:id="550" w:author="Emma Hudgins" w:date="2023-06-13T00:06:00Z">
              <w:rPr>
                <w:rFonts w:ascii="Times New Roman" w:eastAsia="Times New Roman" w:hAnsi="Times New Roman" w:cs="Times New Roman"/>
                <w:bCs/>
                <w:sz w:val="24"/>
                <w:szCs w:val="24"/>
              </w:rPr>
            </w:rPrChange>
          </w:rPr>
          <w:t>a.</w:t>
        </w:r>
        <w:r>
          <w:rPr>
            <w:rFonts w:ascii="Times New Roman" w:eastAsia="Times New Roman" w:hAnsi="Times New Roman" w:cs="Times New Roman"/>
            <w:bCs/>
            <w:sz w:val="24"/>
            <w:szCs w:val="24"/>
          </w:rPr>
          <w:t xml:space="preserve"> modeled bird </w:t>
        </w:r>
      </w:ins>
      <w:ins w:id="551" w:author="Emma Hudgins" w:date="2023-06-13T00:07:00Z">
        <w:r>
          <w:rPr>
            <w:rFonts w:ascii="Times New Roman" w:eastAsia="Times New Roman" w:hAnsi="Times New Roman" w:cs="Times New Roman"/>
            <w:bCs/>
            <w:sz w:val="24"/>
            <w:szCs w:val="24"/>
          </w:rPr>
          <w:t>Shannon diversity</w:t>
        </w:r>
      </w:ins>
      <w:ins w:id="552" w:author="Emma Hudgins" w:date="2023-06-13T00:06:00Z">
        <w:r>
          <w:rPr>
            <w:rFonts w:ascii="Times New Roman" w:eastAsia="Times New Roman" w:hAnsi="Times New Roman" w:cs="Times New Roman"/>
            <w:bCs/>
            <w:sz w:val="24"/>
            <w:szCs w:val="24"/>
          </w:rPr>
          <w:t xml:space="preserve">, </w:t>
        </w:r>
        <w:r w:rsidRPr="00F9455F">
          <w:rPr>
            <w:rFonts w:ascii="Times New Roman" w:eastAsia="Times New Roman" w:hAnsi="Times New Roman" w:cs="Times New Roman"/>
            <w:b/>
            <w:sz w:val="24"/>
            <w:szCs w:val="24"/>
            <w:rPrChange w:id="553" w:author="Emma Hudgins" w:date="2023-06-13T00:06:00Z">
              <w:rPr>
                <w:rFonts w:ascii="Times New Roman" w:eastAsia="Times New Roman" w:hAnsi="Times New Roman" w:cs="Times New Roman"/>
                <w:bCs/>
                <w:sz w:val="24"/>
                <w:szCs w:val="24"/>
              </w:rPr>
            </w:rPrChange>
          </w:rPr>
          <w:t>b.</w:t>
        </w:r>
        <w:r>
          <w:rPr>
            <w:rFonts w:ascii="Times New Roman" w:eastAsia="Times New Roman" w:hAnsi="Times New Roman" w:cs="Times New Roman"/>
            <w:bCs/>
            <w:sz w:val="24"/>
            <w:szCs w:val="24"/>
          </w:rPr>
          <w:t xml:space="preserve"> </w:t>
        </w:r>
      </w:ins>
      <w:ins w:id="554" w:author="Emma Hudgins" w:date="2023-06-13T00:07:00Z">
        <w:r>
          <w:rPr>
            <w:rFonts w:ascii="Times New Roman" w:eastAsia="Times New Roman" w:hAnsi="Times New Roman" w:cs="Times New Roman"/>
            <w:bCs/>
            <w:sz w:val="24"/>
            <w:szCs w:val="24"/>
          </w:rPr>
          <w:t>tree species richness, and</w:t>
        </w:r>
      </w:ins>
      <w:ins w:id="555" w:author="Emma Hudgins" w:date="2023-06-13T00:06:00Z">
        <w:r>
          <w:rPr>
            <w:rFonts w:ascii="Times New Roman" w:eastAsia="Times New Roman" w:hAnsi="Times New Roman" w:cs="Times New Roman"/>
            <w:bCs/>
            <w:sz w:val="24"/>
            <w:szCs w:val="24"/>
          </w:rPr>
          <w:t xml:space="preserve"> </w:t>
        </w:r>
        <w:r w:rsidRPr="00F9455F">
          <w:rPr>
            <w:rFonts w:ascii="Times New Roman" w:eastAsia="Times New Roman" w:hAnsi="Times New Roman" w:cs="Times New Roman"/>
            <w:b/>
            <w:sz w:val="24"/>
            <w:szCs w:val="24"/>
            <w:rPrChange w:id="556" w:author="Emma Hudgins" w:date="2023-06-13T00:06:00Z">
              <w:rPr>
                <w:rFonts w:ascii="Times New Roman" w:eastAsia="Times New Roman" w:hAnsi="Times New Roman" w:cs="Times New Roman"/>
                <w:bCs/>
                <w:sz w:val="24"/>
                <w:szCs w:val="24"/>
              </w:rPr>
            </w:rPrChange>
          </w:rPr>
          <w:t>c.</w:t>
        </w:r>
        <w:r>
          <w:rPr>
            <w:rFonts w:ascii="Times New Roman" w:eastAsia="Times New Roman" w:hAnsi="Times New Roman" w:cs="Times New Roman"/>
            <w:bCs/>
            <w:sz w:val="24"/>
            <w:szCs w:val="24"/>
          </w:rPr>
          <w:t xml:space="preserve"> </w:t>
        </w:r>
      </w:ins>
      <w:ins w:id="557" w:author="Emma Hudgins" w:date="2023-06-13T00:07:00Z">
        <w:r>
          <w:rPr>
            <w:rFonts w:ascii="Times New Roman" w:eastAsia="Times New Roman" w:hAnsi="Times New Roman" w:cs="Times New Roman"/>
            <w:bCs/>
            <w:sz w:val="24"/>
            <w:szCs w:val="24"/>
          </w:rPr>
          <w:t xml:space="preserve"> distance to blue space</w:t>
        </w:r>
      </w:ins>
      <w:ins w:id="558" w:author="Emma Hudgins" w:date="2023-06-13T00:06:00Z">
        <w:r>
          <w:rPr>
            <w:rFonts w:ascii="Times New Roman" w:eastAsia="Times New Roman" w:hAnsi="Times New Roman" w:cs="Times New Roman"/>
            <w:bCs/>
            <w:sz w:val="24"/>
            <w:szCs w:val="24"/>
          </w:rPr>
          <w:t xml:space="preserve">. Means and standard errors are shown. Model 1 was fit only to biodiversity and green and blue space predictors, model 2 was further adjusted by age and sex, model 3 was further adjusted by SES covariates, and model 4 was further adjusted by health </w:t>
        </w:r>
        <w:proofErr w:type="spellStart"/>
        <w:r>
          <w:rPr>
            <w:rFonts w:ascii="Times New Roman" w:eastAsia="Times New Roman" w:hAnsi="Times New Roman" w:cs="Times New Roman"/>
            <w:bCs/>
            <w:sz w:val="24"/>
            <w:szCs w:val="24"/>
          </w:rPr>
          <w:t>behaviours</w:t>
        </w:r>
        <w:proofErr w:type="spellEnd"/>
        <w:r>
          <w:rPr>
            <w:rFonts w:ascii="Times New Roman" w:eastAsia="Times New Roman" w:hAnsi="Times New Roman" w:cs="Times New Roman"/>
            <w:bCs/>
            <w:sz w:val="24"/>
            <w:szCs w:val="24"/>
          </w:rPr>
          <w:t>.</w:t>
        </w:r>
        <w:r w:rsidRPr="00F9455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Parameter estimates are displayed as odds ratios, which indicate the relative risk for an increase of one standard deviation from the mean value for continuous predictors.</w:t>
        </w:r>
      </w:ins>
    </w:p>
    <w:p w14:paraId="6F349F9E" w14:textId="5B87140F" w:rsidR="00F9455F" w:rsidRDefault="00F9455F" w:rsidP="00EC647E">
      <w:pPr>
        <w:spacing w:after="160" w:line="256" w:lineRule="auto"/>
        <w:rPr>
          <w:ins w:id="559" w:author="Emma Hudgins" w:date="2023-06-13T00:06:00Z"/>
          <w:rFonts w:ascii="Times New Roman" w:eastAsia="Times New Roman" w:hAnsi="Times New Roman" w:cs="Times New Roman"/>
          <w:bCs/>
          <w:sz w:val="24"/>
          <w:szCs w:val="24"/>
        </w:rPr>
      </w:pPr>
      <w:ins w:id="560" w:author="Emma Hudgins" w:date="2023-06-13T00:06:00Z">
        <w:r>
          <w:rPr>
            <w:rFonts w:ascii="Times New Roman" w:eastAsia="Times New Roman" w:hAnsi="Times New Roman" w:cs="Times New Roman"/>
            <w:bCs/>
            <w:noProof/>
            <w:sz w:val="24"/>
            <w:szCs w:val="24"/>
          </w:rPr>
          <w:lastRenderedPageBreak/>
          <w:drawing>
            <wp:inline distT="0" distB="0" distL="0" distR="0" wp14:anchorId="6A477D41" wp14:editId="3880F392">
              <wp:extent cx="4537056" cy="3792354"/>
              <wp:effectExtent l="0" t="0" r="0" b="5080"/>
              <wp:docPr id="13" name="Picture 13"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diagram, line, paralle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46718" cy="3800430"/>
                      </a:xfrm>
                      <a:prstGeom prst="rect">
                        <a:avLst/>
                      </a:prstGeom>
                    </pic:spPr>
                  </pic:pic>
                </a:graphicData>
              </a:graphic>
            </wp:inline>
          </w:drawing>
        </w:r>
        <w:r>
          <w:rPr>
            <w:rFonts w:ascii="Times New Roman" w:eastAsia="Times New Roman" w:hAnsi="Times New Roman" w:cs="Times New Roman"/>
            <w:bCs/>
            <w:noProof/>
            <w:sz w:val="24"/>
            <w:szCs w:val="24"/>
          </w:rPr>
          <w:drawing>
            <wp:inline distT="0" distB="0" distL="0" distR="0" wp14:anchorId="715DBE9D" wp14:editId="4F14E56B">
              <wp:extent cx="4330850" cy="3599848"/>
              <wp:effectExtent l="0" t="0" r="0" b="0"/>
              <wp:docPr id="14" name="Picture 14"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iagram, line, paralle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34275" cy="3602695"/>
                      </a:xfrm>
                      <a:prstGeom prst="rect">
                        <a:avLst/>
                      </a:prstGeom>
                    </pic:spPr>
                  </pic:pic>
                </a:graphicData>
              </a:graphic>
            </wp:inline>
          </w:drawing>
        </w:r>
        <w:r>
          <w:rPr>
            <w:rFonts w:ascii="Times New Roman" w:eastAsia="Times New Roman" w:hAnsi="Times New Roman" w:cs="Times New Roman"/>
            <w:bCs/>
            <w:noProof/>
            <w:sz w:val="24"/>
            <w:szCs w:val="24"/>
          </w:rPr>
          <w:lastRenderedPageBreak/>
          <w:drawing>
            <wp:inline distT="0" distB="0" distL="0" distR="0" wp14:anchorId="68196860" wp14:editId="35330E25">
              <wp:extent cx="4235116" cy="3524964"/>
              <wp:effectExtent l="0" t="0" r="0" b="5715"/>
              <wp:docPr id="15" name="Picture 15"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diagram, line, paralle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36084" cy="3525770"/>
                      </a:xfrm>
                      <a:prstGeom prst="rect">
                        <a:avLst/>
                      </a:prstGeom>
                    </pic:spPr>
                  </pic:pic>
                </a:graphicData>
              </a:graphic>
            </wp:inline>
          </w:drawing>
        </w:r>
      </w:ins>
    </w:p>
    <w:p w14:paraId="7D8BB02B" w14:textId="4D7DD3D6" w:rsidR="00AD1943" w:rsidRDefault="00832C6F" w:rsidP="00EC647E">
      <w:pPr>
        <w:spacing w:after="160" w:line="256" w:lineRule="auto"/>
        <w:rPr>
          <w:ins w:id="561" w:author="Emma Hudgins" w:date="2023-06-08T17:53:00Z"/>
          <w:rFonts w:ascii="Times New Roman" w:eastAsia="Times New Roman" w:hAnsi="Times New Roman" w:cs="Times New Roman"/>
          <w:bCs/>
          <w:sz w:val="24"/>
          <w:szCs w:val="24"/>
        </w:rPr>
      </w:pPr>
      <w:ins w:id="562" w:author="Emma Hudgins" w:date="2023-06-09T14:16:00Z">
        <w:r>
          <w:rPr>
            <w:rFonts w:ascii="Times New Roman" w:eastAsia="Times New Roman" w:hAnsi="Times New Roman" w:cs="Times New Roman"/>
            <w:bCs/>
            <w:sz w:val="24"/>
            <w:szCs w:val="24"/>
          </w:rPr>
          <w:t>The counte</w:t>
        </w:r>
      </w:ins>
      <w:ins w:id="563" w:author="Emma Hudgins" w:date="2023-06-09T14:17:00Z">
        <w:r>
          <w:rPr>
            <w:rFonts w:ascii="Times New Roman" w:eastAsia="Times New Roman" w:hAnsi="Times New Roman" w:cs="Times New Roman"/>
            <w:bCs/>
            <w:sz w:val="24"/>
            <w:szCs w:val="24"/>
          </w:rPr>
          <w:t>rfactual analysis suggested that model 4 was well controlled for SES covariates</w:t>
        </w:r>
      </w:ins>
      <w:ins w:id="564" w:author="Emma Hudgins" w:date="2023-06-09T14:18:00Z">
        <w:r>
          <w:rPr>
            <w:rFonts w:ascii="Times New Roman" w:eastAsia="Times New Roman" w:hAnsi="Times New Roman" w:cs="Times New Roman"/>
            <w:bCs/>
            <w:sz w:val="24"/>
            <w:szCs w:val="24"/>
          </w:rPr>
          <w:t xml:space="preserve"> and therefore provided further support for a causal relationship between biodiversity and mental health</w:t>
        </w:r>
      </w:ins>
      <w:ins w:id="565" w:author="Emma Hudgins" w:date="2023-06-09T14:17:00Z">
        <w:r>
          <w:rPr>
            <w:rFonts w:ascii="Times New Roman" w:eastAsia="Times New Roman" w:hAnsi="Times New Roman" w:cs="Times New Roman"/>
            <w:bCs/>
            <w:sz w:val="24"/>
            <w:szCs w:val="24"/>
          </w:rPr>
          <w:t xml:space="preserve">, as this model did not show a residual significant relationship among </w:t>
        </w:r>
      </w:ins>
      <w:ins w:id="566" w:author="Emma Hudgins" w:date="2023-06-09T14:18:00Z">
        <w:r>
          <w:rPr>
            <w:rFonts w:ascii="Times New Roman" w:eastAsia="Times New Roman" w:hAnsi="Times New Roman" w:cs="Times New Roman"/>
            <w:bCs/>
            <w:sz w:val="24"/>
            <w:szCs w:val="24"/>
          </w:rPr>
          <w:t>bio</w:t>
        </w:r>
      </w:ins>
      <w:ins w:id="567" w:author="Emma Hudgins" w:date="2023-06-09T14:17:00Z">
        <w:r>
          <w:rPr>
            <w:rFonts w:ascii="Times New Roman" w:eastAsia="Times New Roman" w:hAnsi="Times New Roman" w:cs="Times New Roman"/>
            <w:bCs/>
            <w:sz w:val="24"/>
            <w:szCs w:val="24"/>
          </w:rPr>
          <w:t>diversity variables and missing teeth (Table S1</w:t>
        </w:r>
      </w:ins>
      <w:ins w:id="568" w:author="Emma Hudgins" w:date="2023-06-09T14:19:00Z">
        <w:r>
          <w:rPr>
            <w:rFonts w:ascii="Times New Roman" w:eastAsia="Times New Roman" w:hAnsi="Times New Roman" w:cs="Times New Roman"/>
            <w:bCs/>
            <w:sz w:val="24"/>
            <w:szCs w:val="24"/>
          </w:rPr>
          <w:t>1</w:t>
        </w:r>
      </w:ins>
      <w:ins w:id="569" w:author="Emma Hudgins" w:date="2023-06-09T14:17:00Z">
        <w:r>
          <w:rPr>
            <w:rFonts w:ascii="Times New Roman" w:eastAsia="Times New Roman" w:hAnsi="Times New Roman" w:cs="Times New Roman"/>
            <w:bCs/>
            <w:sz w:val="24"/>
            <w:szCs w:val="24"/>
          </w:rPr>
          <w:t xml:space="preserve">). </w:t>
        </w:r>
      </w:ins>
    </w:p>
    <w:p w14:paraId="20B9C6FA" w14:textId="57669E94" w:rsidR="0084670B" w:rsidRDefault="001D4EF5" w:rsidP="0084670B">
      <w:pPr>
        <w:spacing w:after="160" w:line="256" w:lineRule="auto"/>
        <w:ind w:firstLine="720"/>
        <w:rPr>
          <w:ins w:id="570" w:author="Emma Hudgins" w:date="2023-06-11T23:50:00Z"/>
          <w:rFonts w:ascii="Times New Roman" w:eastAsia="Times New Roman" w:hAnsi="Times New Roman" w:cs="Times New Roman"/>
          <w:bCs/>
          <w:sz w:val="24"/>
          <w:szCs w:val="24"/>
        </w:rPr>
      </w:pPr>
      <w:ins w:id="571" w:author="Emma Hudgins" w:date="2023-06-08T17:53:00Z">
        <w:r w:rsidRPr="00C26679">
          <w:rPr>
            <w:rFonts w:ascii="Times New Roman" w:eastAsia="Times New Roman" w:hAnsi="Times New Roman" w:cs="Times New Roman"/>
            <w:bCs/>
            <w:sz w:val="24"/>
            <w:szCs w:val="24"/>
          </w:rPr>
          <w:t xml:space="preserve">Results were qualitatively similar </w:t>
        </w:r>
      </w:ins>
      <w:ins w:id="572" w:author="Emma Hudgins" w:date="2023-06-08T17:54:00Z">
        <w:r w:rsidRPr="00C26679">
          <w:rPr>
            <w:rFonts w:ascii="Times New Roman" w:eastAsia="Times New Roman" w:hAnsi="Times New Roman" w:cs="Times New Roman"/>
            <w:bCs/>
            <w:sz w:val="24"/>
            <w:szCs w:val="24"/>
          </w:rPr>
          <w:t>for models 1-4 applied to the low and high marginalization stratifications separately, albeit with decreased variable significance (Tables S</w:t>
        </w:r>
      </w:ins>
      <w:ins w:id="573" w:author="Emma Hudgins" w:date="2023-06-11T22:54:00Z">
        <w:r w:rsidR="00327A32" w:rsidRPr="00C26679">
          <w:rPr>
            <w:rFonts w:ascii="Times New Roman" w:eastAsia="Times New Roman" w:hAnsi="Times New Roman" w:cs="Times New Roman"/>
            <w:bCs/>
            <w:sz w:val="24"/>
            <w:szCs w:val="24"/>
            <w:rPrChange w:id="574" w:author="Emma Hudgins" w:date="2023-06-12T14:59:00Z">
              <w:rPr>
                <w:rFonts w:ascii="Times New Roman" w:eastAsia="Times New Roman" w:hAnsi="Times New Roman" w:cs="Times New Roman"/>
                <w:bCs/>
                <w:sz w:val="24"/>
                <w:szCs w:val="24"/>
                <w:highlight w:val="yellow"/>
              </w:rPr>
            </w:rPrChange>
          </w:rPr>
          <w:t>12</w:t>
        </w:r>
      </w:ins>
      <w:ins w:id="575" w:author="Emma Hudgins" w:date="2023-06-08T17:54:00Z">
        <w:r w:rsidRPr="00C26679">
          <w:rPr>
            <w:rFonts w:ascii="Times New Roman" w:eastAsia="Times New Roman" w:hAnsi="Times New Roman" w:cs="Times New Roman"/>
            <w:bCs/>
            <w:sz w:val="24"/>
            <w:szCs w:val="24"/>
          </w:rPr>
          <w:t>-S</w:t>
        </w:r>
      </w:ins>
      <w:ins w:id="576" w:author="Emma Hudgins" w:date="2023-06-11T22:54:00Z">
        <w:r w:rsidR="00327A32" w:rsidRPr="00C26679">
          <w:rPr>
            <w:rFonts w:ascii="Times New Roman" w:eastAsia="Times New Roman" w:hAnsi="Times New Roman" w:cs="Times New Roman"/>
            <w:bCs/>
            <w:sz w:val="24"/>
            <w:szCs w:val="24"/>
            <w:rPrChange w:id="577" w:author="Emma Hudgins" w:date="2023-06-12T14:59:00Z">
              <w:rPr>
                <w:rFonts w:ascii="Times New Roman" w:eastAsia="Times New Roman" w:hAnsi="Times New Roman" w:cs="Times New Roman"/>
                <w:bCs/>
                <w:sz w:val="24"/>
                <w:szCs w:val="24"/>
                <w:highlight w:val="yellow"/>
              </w:rPr>
            </w:rPrChange>
          </w:rPr>
          <w:t>51</w:t>
        </w:r>
      </w:ins>
      <w:ins w:id="578" w:author="Emma Hudgins" w:date="2023-06-08T17:54:00Z">
        <w:r w:rsidRPr="00C26679">
          <w:rPr>
            <w:rFonts w:ascii="Times New Roman" w:eastAsia="Times New Roman" w:hAnsi="Times New Roman" w:cs="Times New Roman"/>
            <w:bCs/>
            <w:sz w:val="24"/>
            <w:szCs w:val="24"/>
          </w:rPr>
          <w:t>)</w:t>
        </w:r>
      </w:ins>
      <w:ins w:id="579" w:author="Emma Hudgins" w:date="2023-06-09T14:21:00Z">
        <w:r w:rsidR="00D37193" w:rsidRPr="00C26679">
          <w:rPr>
            <w:rFonts w:ascii="Times New Roman" w:eastAsia="Times New Roman" w:hAnsi="Times New Roman" w:cs="Times New Roman"/>
            <w:bCs/>
            <w:sz w:val="24"/>
            <w:szCs w:val="24"/>
            <w:rPrChange w:id="580" w:author="Emma Hudgins" w:date="2023-06-12T14:59:00Z">
              <w:rPr>
                <w:rFonts w:ascii="Times New Roman" w:eastAsia="Times New Roman" w:hAnsi="Times New Roman" w:cs="Times New Roman"/>
                <w:bCs/>
                <w:sz w:val="24"/>
                <w:szCs w:val="24"/>
                <w:highlight w:val="yellow"/>
              </w:rPr>
            </w:rPrChange>
          </w:rPr>
          <w:t xml:space="preserve">, </w:t>
        </w:r>
      </w:ins>
      <w:ins w:id="581" w:author="Emma Hudgins" w:date="2023-06-11T23:49:00Z">
        <w:r w:rsidR="00B527CD" w:rsidRPr="00C26679">
          <w:rPr>
            <w:rFonts w:ascii="Times New Roman" w:eastAsia="Times New Roman" w:hAnsi="Times New Roman" w:cs="Times New Roman"/>
            <w:bCs/>
            <w:sz w:val="24"/>
            <w:szCs w:val="24"/>
            <w:rPrChange w:id="582" w:author="Emma Hudgins" w:date="2023-06-12T14:59:00Z">
              <w:rPr>
                <w:rFonts w:ascii="Times New Roman" w:eastAsia="Times New Roman" w:hAnsi="Times New Roman" w:cs="Times New Roman"/>
                <w:bCs/>
                <w:sz w:val="24"/>
                <w:szCs w:val="24"/>
                <w:highlight w:val="yellow"/>
              </w:rPr>
            </w:rPrChange>
          </w:rPr>
          <w:t xml:space="preserve">and evidence of </w:t>
        </w:r>
      </w:ins>
      <w:ins w:id="583" w:author="Emma Hudgins" w:date="2023-06-09T14:21:00Z">
        <w:r w:rsidR="00D37193" w:rsidRPr="00C26679">
          <w:rPr>
            <w:rFonts w:ascii="Times New Roman" w:eastAsia="Times New Roman" w:hAnsi="Times New Roman" w:cs="Times New Roman"/>
            <w:bCs/>
            <w:sz w:val="24"/>
            <w:szCs w:val="24"/>
            <w:rPrChange w:id="584" w:author="Emma Hudgins" w:date="2023-06-12T14:59:00Z">
              <w:rPr>
                <w:rFonts w:ascii="Times New Roman" w:eastAsia="Times New Roman" w:hAnsi="Times New Roman" w:cs="Times New Roman"/>
                <w:bCs/>
                <w:sz w:val="24"/>
                <w:szCs w:val="24"/>
                <w:highlight w:val="yellow"/>
              </w:rPr>
            </w:rPrChange>
          </w:rPr>
          <w:t>poorer control of residual SES correlations</w:t>
        </w:r>
      </w:ins>
      <w:ins w:id="585" w:author="Emma Hudgins" w:date="2023-06-11T23:50:00Z">
        <w:r w:rsidR="00B527CD" w:rsidRPr="00C26679">
          <w:rPr>
            <w:rFonts w:ascii="Times New Roman" w:eastAsia="Times New Roman" w:hAnsi="Times New Roman" w:cs="Times New Roman"/>
            <w:bCs/>
            <w:sz w:val="24"/>
            <w:szCs w:val="24"/>
            <w:rPrChange w:id="586" w:author="Emma Hudgins" w:date="2023-06-12T14:59:00Z">
              <w:rPr>
                <w:rFonts w:ascii="Times New Roman" w:eastAsia="Times New Roman" w:hAnsi="Times New Roman" w:cs="Times New Roman"/>
                <w:bCs/>
                <w:sz w:val="24"/>
                <w:szCs w:val="24"/>
                <w:highlight w:val="yellow"/>
              </w:rPr>
            </w:rPrChange>
          </w:rPr>
          <w:t xml:space="preserve"> </w:t>
        </w:r>
      </w:ins>
      <w:ins w:id="587" w:author="Emma Hudgins" w:date="2023-06-09T14:21:00Z">
        <w:r w:rsidR="00D37193" w:rsidRPr="00C26679">
          <w:rPr>
            <w:rFonts w:ascii="Times New Roman" w:eastAsia="Times New Roman" w:hAnsi="Times New Roman" w:cs="Times New Roman"/>
            <w:bCs/>
            <w:sz w:val="24"/>
            <w:szCs w:val="24"/>
            <w:rPrChange w:id="588" w:author="Emma Hudgins" w:date="2023-06-12T14:59:00Z">
              <w:rPr>
                <w:rFonts w:ascii="Times New Roman" w:eastAsia="Times New Roman" w:hAnsi="Times New Roman" w:cs="Times New Roman"/>
                <w:bCs/>
                <w:sz w:val="24"/>
                <w:szCs w:val="24"/>
                <w:highlight w:val="yellow"/>
              </w:rPr>
            </w:rPrChange>
          </w:rPr>
          <w:t>in the counterfactual analys</w:t>
        </w:r>
      </w:ins>
      <w:ins w:id="589" w:author="Emma Hudgins" w:date="2023-06-11T22:55:00Z">
        <w:r w:rsidR="00327A32" w:rsidRPr="00C26679">
          <w:rPr>
            <w:rFonts w:ascii="Times New Roman" w:eastAsia="Times New Roman" w:hAnsi="Times New Roman" w:cs="Times New Roman"/>
            <w:bCs/>
            <w:sz w:val="24"/>
            <w:szCs w:val="24"/>
            <w:rPrChange w:id="590" w:author="Emma Hudgins" w:date="2023-06-12T14:59:00Z">
              <w:rPr>
                <w:rFonts w:ascii="Times New Roman" w:eastAsia="Times New Roman" w:hAnsi="Times New Roman" w:cs="Times New Roman"/>
                <w:bCs/>
                <w:sz w:val="24"/>
                <w:szCs w:val="24"/>
                <w:highlight w:val="yellow"/>
              </w:rPr>
            </w:rPrChange>
          </w:rPr>
          <w:t>e</w:t>
        </w:r>
      </w:ins>
      <w:ins w:id="591" w:author="Emma Hudgins" w:date="2023-06-09T14:21:00Z">
        <w:r w:rsidR="00D37193" w:rsidRPr="00C26679">
          <w:rPr>
            <w:rFonts w:ascii="Times New Roman" w:eastAsia="Times New Roman" w:hAnsi="Times New Roman" w:cs="Times New Roman"/>
            <w:bCs/>
            <w:sz w:val="24"/>
            <w:szCs w:val="24"/>
            <w:rPrChange w:id="592" w:author="Emma Hudgins" w:date="2023-06-12T14:59:00Z">
              <w:rPr>
                <w:rFonts w:ascii="Times New Roman" w:eastAsia="Times New Roman" w:hAnsi="Times New Roman" w:cs="Times New Roman"/>
                <w:bCs/>
                <w:sz w:val="24"/>
                <w:szCs w:val="24"/>
                <w:highlight w:val="yellow"/>
              </w:rPr>
            </w:rPrChange>
          </w:rPr>
          <w:t>s</w:t>
        </w:r>
      </w:ins>
      <w:ins w:id="593" w:author="Emma Hudgins" w:date="2023-06-11T23:49:00Z">
        <w:r w:rsidR="00B527CD" w:rsidRPr="00C26679">
          <w:rPr>
            <w:rFonts w:ascii="Times New Roman" w:eastAsia="Times New Roman" w:hAnsi="Times New Roman" w:cs="Times New Roman"/>
            <w:bCs/>
            <w:sz w:val="24"/>
            <w:szCs w:val="24"/>
          </w:rPr>
          <w:t>.</w:t>
        </w:r>
        <w:r w:rsidR="00B527CD">
          <w:rPr>
            <w:rFonts w:ascii="Times New Roman" w:eastAsia="Times New Roman" w:hAnsi="Times New Roman" w:cs="Times New Roman"/>
            <w:bCs/>
            <w:sz w:val="24"/>
            <w:szCs w:val="24"/>
          </w:rPr>
          <w:t xml:space="preserve"> </w:t>
        </w:r>
      </w:ins>
      <w:ins w:id="594" w:author="Emma Hudgins" w:date="2023-06-11T23:50:00Z">
        <w:r w:rsidR="0084670B">
          <w:rPr>
            <w:rFonts w:ascii="Times New Roman" w:eastAsia="Times New Roman" w:hAnsi="Times New Roman" w:cs="Times New Roman"/>
            <w:bCs/>
            <w:sz w:val="24"/>
            <w:szCs w:val="24"/>
          </w:rPr>
          <w:t>In the low-marginalization stratification, tree species richness and modeled bird diversity both remained significant across models 1-4, albeit with larger p-values than in the unstratified set (</w:t>
        </w:r>
        <w:r w:rsidR="0084670B">
          <w:rPr>
            <w:rFonts w:ascii="Times New Roman" w:eastAsia="Times New Roman" w:hAnsi="Times New Roman" w:cs="Times New Roman"/>
            <w:bCs/>
            <w:sz w:val="24"/>
            <w:szCs w:val="24"/>
          </w:rPr>
          <w:sym w:font="Symbol" w:char="F062"/>
        </w:r>
        <w:r w:rsidR="0084670B">
          <w:rPr>
            <w:rFonts w:ascii="Times New Roman" w:eastAsia="Times New Roman" w:hAnsi="Times New Roman" w:cs="Times New Roman"/>
            <w:bCs/>
            <w:sz w:val="24"/>
            <w:szCs w:val="24"/>
          </w:rPr>
          <w:t xml:space="preserve">= -0.083, SE=0.059, p=0.040 in model 4 for tree diversity, and </w:t>
        </w:r>
        <w:r w:rsidR="0084670B">
          <w:rPr>
            <w:rFonts w:ascii="Times New Roman" w:eastAsia="Times New Roman" w:hAnsi="Times New Roman" w:cs="Times New Roman"/>
            <w:bCs/>
            <w:sz w:val="24"/>
            <w:szCs w:val="24"/>
          </w:rPr>
          <w:sym w:font="Symbol" w:char="F062"/>
        </w:r>
        <w:r w:rsidR="0084670B">
          <w:rPr>
            <w:rFonts w:ascii="Times New Roman" w:eastAsia="Times New Roman" w:hAnsi="Times New Roman" w:cs="Times New Roman"/>
            <w:bCs/>
            <w:sz w:val="24"/>
            <w:szCs w:val="24"/>
          </w:rPr>
          <w:t>= -0.068, SE=0.028, p=0.016 in model 4 for bird diversity). Distance to blue space had a negative effect on mental health in models 1-2 (</w:t>
        </w:r>
        <w:r w:rsidR="0084670B">
          <w:rPr>
            <w:rFonts w:ascii="Times New Roman" w:eastAsia="Times New Roman" w:hAnsi="Times New Roman" w:cs="Times New Roman"/>
            <w:bCs/>
            <w:sz w:val="24"/>
            <w:szCs w:val="24"/>
          </w:rPr>
          <w:sym w:font="Symbol" w:char="F062"/>
        </w:r>
        <w:r w:rsidR="0084670B">
          <w:rPr>
            <w:rFonts w:ascii="Times New Roman" w:eastAsia="Times New Roman" w:hAnsi="Times New Roman" w:cs="Times New Roman"/>
            <w:bCs/>
            <w:sz w:val="24"/>
            <w:szCs w:val="24"/>
          </w:rPr>
          <w:t>= 0.076, SE=0.020, p=0.00012 in model 2) that disappeared in models 3-4. The counterfactual analysis for the low-marginalization stratification showed a near-significant positive relationship between bird species diversity and missing teeth (</w:t>
        </w:r>
        <w:r w:rsidR="0084670B">
          <w:rPr>
            <w:rFonts w:ascii="Times New Roman" w:eastAsia="Times New Roman" w:hAnsi="Times New Roman" w:cs="Times New Roman"/>
            <w:bCs/>
            <w:sz w:val="24"/>
            <w:szCs w:val="24"/>
          </w:rPr>
          <w:sym w:font="Symbol" w:char="F062"/>
        </w:r>
        <w:r w:rsidR="0084670B">
          <w:rPr>
            <w:rFonts w:ascii="Times New Roman" w:eastAsia="Times New Roman" w:hAnsi="Times New Roman" w:cs="Times New Roman"/>
            <w:bCs/>
            <w:sz w:val="24"/>
            <w:szCs w:val="24"/>
          </w:rPr>
          <w:t>= 0.15, SE=0.076, p=0.0501), which was in the opposite direction as would be expected if there were residual positive correlations between bird diversity and SES</w:t>
        </w:r>
        <w:commentRangeStart w:id="595"/>
        <w:r w:rsidR="0084670B">
          <w:rPr>
            <w:rFonts w:ascii="Times New Roman" w:eastAsia="Times New Roman" w:hAnsi="Times New Roman" w:cs="Times New Roman"/>
            <w:bCs/>
            <w:sz w:val="24"/>
            <w:szCs w:val="24"/>
          </w:rPr>
          <w:t>, which suggests an underestimation of the true effect</w:t>
        </w:r>
      </w:ins>
      <w:ins w:id="596" w:author="Emma Hudgins" w:date="2023-06-12T15:00:00Z">
        <w:r w:rsidR="00C26679">
          <w:rPr>
            <w:rFonts w:ascii="Times New Roman" w:eastAsia="Times New Roman" w:hAnsi="Times New Roman" w:cs="Times New Roman"/>
            <w:bCs/>
            <w:sz w:val="24"/>
            <w:szCs w:val="24"/>
          </w:rPr>
          <w:t xml:space="preserve"> of bird diversity on mental health</w:t>
        </w:r>
      </w:ins>
      <w:ins w:id="597" w:author="Emma Hudgins" w:date="2023-06-11T23:50:00Z">
        <w:r w:rsidR="0084670B">
          <w:rPr>
            <w:rFonts w:ascii="Times New Roman" w:eastAsia="Times New Roman" w:hAnsi="Times New Roman" w:cs="Times New Roman"/>
            <w:bCs/>
            <w:sz w:val="24"/>
            <w:szCs w:val="24"/>
          </w:rPr>
          <w:t xml:space="preserve">. </w:t>
        </w:r>
      </w:ins>
      <w:commentRangeEnd w:id="595"/>
      <w:ins w:id="598" w:author="Emma Hudgins" w:date="2023-06-12T15:00:00Z">
        <w:r w:rsidR="00C26679">
          <w:rPr>
            <w:rStyle w:val="CommentReference"/>
          </w:rPr>
          <w:commentReference w:id="595"/>
        </w:r>
      </w:ins>
      <w:ins w:id="599" w:author="Emma Hudgins" w:date="2023-06-11T23:50:00Z">
        <w:r w:rsidR="0084670B">
          <w:rPr>
            <w:rFonts w:ascii="Times New Roman" w:eastAsia="Times New Roman" w:hAnsi="Times New Roman" w:cs="Times New Roman"/>
            <w:bCs/>
            <w:sz w:val="24"/>
            <w:szCs w:val="24"/>
          </w:rPr>
          <w:t>The proportion of green space variable was nearly significant and positive in this model, again showing poor</w:t>
        </w:r>
      </w:ins>
      <w:ins w:id="600" w:author="Emma Hudgins" w:date="2023-06-12T15:01:00Z">
        <w:r w:rsidR="00C26679">
          <w:rPr>
            <w:rFonts w:ascii="Times New Roman" w:eastAsia="Times New Roman" w:hAnsi="Times New Roman" w:cs="Times New Roman"/>
            <w:bCs/>
            <w:sz w:val="24"/>
            <w:szCs w:val="24"/>
          </w:rPr>
          <w:t>er</w:t>
        </w:r>
      </w:ins>
      <w:ins w:id="601" w:author="Emma Hudgins" w:date="2023-06-11T23:50:00Z">
        <w:r w:rsidR="0084670B">
          <w:rPr>
            <w:rFonts w:ascii="Times New Roman" w:eastAsia="Times New Roman" w:hAnsi="Times New Roman" w:cs="Times New Roman"/>
            <w:bCs/>
            <w:sz w:val="24"/>
            <w:szCs w:val="24"/>
          </w:rPr>
          <w:t xml:space="preserve"> control of residual SES correlations in this subset in the opposite direction than expected (</w:t>
        </w:r>
        <w:r w:rsidR="0084670B">
          <w:rPr>
            <w:rFonts w:ascii="Times New Roman" w:eastAsia="Times New Roman" w:hAnsi="Times New Roman" w:cs="Times New Roman"/>
            <w:bCs/>
            <w:sz w:val="24"/>
            <w:szCs w:val="24"/>
          </w:rPr>
          <w:sym w:font="Symbol" w:char="F062"/>
        </w:r>
        <w:r w:rsidR="0084670B">
          <w:rPr>
            <w:rFonts w:ascii="Times New Roman" w:eastAsia="Times New Roman" w:hAnsi="Times New Roman" w:cs="Times New Roman"/>
            <w:bCs/>
            <w:sz w:val="24"/>
            <w:szCs w:val="24"/>
          </w:rPr>
          <w:t>= 0.18, SE=0.096, p=0.057).</w:t>
        </w:r>
      </w:ins>
    </w:p>
    <w:p w14:paraId="74AD2F7D" w14:textId="01CE9CF1" w:rsidR="00AD1943" w:rsidRDefault="00D827E8" w:rsidP="00327A32">
      <w:pPr>
        <w:spacing w:after="160" w:line="256" w:lineRule="auto"/>
        <w:ind w:firstLine="720"/>
        <w:rPr>
          <w:ins w:id="602" w:author="Emma Hudgins" w:date="2023-06-11T23:50:00Z"/>
          <w:rFonts w:ascii="Times New Roman" w:eastAsia="Times New Roman" w:hAnsi="Times New Roman" w:cs="Times New Roman"/>
          <w:bCs/>
          <w:sz w:val="24"/>
          <w:szCs w:val="24"/>
        </w:rPr>
      </w:pPr>
      <w:ins w:id="603" w:author="Emma Hudgins" w:date="2023-06-11T17:04:00Z">
        <w:r>
          <w:rPr>
            <w:rFonts w:ascii="Times New Roman" w:eastAsia="Times New Roman" w:hAnsi="Times New Roman" w:cs="Times New Roman"/>
            <w:bCs/>
            <w:sz w:val="24"/>
            <w:szCs w:val="24"/>
          </w:rPr>
          <w:t xml:space="preserve">Modeled bird </w:t>
        </w:r>
      </w:ins>
      <w:ins w:id="604" w:author="Emma Hudgins" w:date="2023-06-12T23:55:00Z">
        <w:r w:rsidR="002E66FB">
          <w:rPr>
            <w:rFonts w:ascii="Times New Roman" w:eastAsia="Times New Roman" w:hAnsi="Times New Roman" w:cs="Times New Roman"/>
            <w:bCs/>
            <w:sz w:val="24"/>
            <w:szCs w:val="24"/>
          </w:rPr>
          <w:t>Shannon diversity</w:t>
        </w:r>
      </w:ins>
      <w:ins w:id="605" w:author="Emma Hudgins" w:date="2023-06-11T17:04:00Z">
        <w:r w:rsidR="00D1558C">
          <w:rPr>
            <w:rFonts w:ascii="Times New Roman" w:eastAsia="Times New Roman" w:hAnsi="Times New Roman" w:cs="Times New Roman"/>
            <w:bCs/>
            <w:sz w:val="24"/>
            <w:szCs w:val="24"/>
          </w:rPr>
          <w:t xml:space="preserve"> had significant </w:t>
        </w:r>
      </w:ins>
      <w:ins w:id="606" w:author="Emma Hudgins" w:date="2023-06-11T17:05:00Z">
        <w:r w:rsidR="00D1558C">
          <w:rPr>
            <w:rFonts w:ascii="Times New Roman" w:eastAsia="Times New Roman" w:hAnsi="Times New Roman" w:cs="Times New Roman"/>
            <w:bCs/>
            <w:sz w:val="24"/>
            <w:szCs w:val="24"/>
          </w:rPr>
          <w:t xml:space="preserve">positive </w:t>
        </w:r>
      </w:ins>
      <w:ins w:id="607" w:author="Emma Hudgins" w:date="2023-06-11T17:04:00Z">
        <w:r w:rsidR="00D1558C">
          <w:rPr>
            <w:rFonts w:ascii="Times New Roman" w:eastAsia="Times New Roman" w:hAnsi="Times New Roman" w:cs="Times New Roman"/>
            <w:bCs/>
            <w:sz w:val="24"/>
            <w:szCs w:val="24"/>
          </w:rPr>
          <w:t>effects</w:t>
        </w:r>
      </w:ins>
      <w:ins w:id="608" w:author="Emma Hudgins" w:date="2023-06-11T17:05:00Z">
        <w:r w:rsidR="00D1558C">
          <w:rPr>
            <w:rFonts w:ascii="Times New Roman" w:eastAsia="Times New Roman" w:hAnsi="Times New Roman" w:cs="Times New Roman"/>
            <w:bCs/>
            <w:sz w:val="24"/>
            <w:szCs w:val="24"/>
          </w:rPr>
          <w:t xml:space="preserve"> on mental health </w:t>
        </w:r>
      </w:ins>
      <w:ins w:id="609" w:author="Emma Hudgins" w:date="2023-06-11T17:04:00Z">
        <w:r w:rsidR="00D1558C">
          <w:rPr>
            <w:rFonts w:ascii="Times New Roman" w:eastAsia="Times New Roman" w:hAnsi="Times New Roman" w:cs="Times New Roman"/>
            <w:bCs/>
            <w:sz w:val="24"/>
            <w:szCs w:val="24"/>
          </w:rPr>
          <w:t xml:space="preserve">that persisted throughout models </w:t>
        </w:r>
      </w:ins>
      <w:ins w:id="610" w:author="Emma Hudgins" w:date="2023-06-11T17:05:00Z">
        <w:r w:rsidR="00D1558C">
          <w:rPr>
            <w:rFonts w:ascii="Times New Roman" w:eastAsia="Times New Roman" w:hAnsi="Times New Roman" w:cs="Times New Roman"/>
            <w:bCs/>
            <w:sz w:val="24"/>
            <w:szCs w:val="24"/>
          </w:rPr>
          <w:t xml:space="preserve">1-4 in the high marginalization stratification </w:t>
        </w:r>
      </w:ins>
      <w:ins w:id="611" w:author="Emma Hudgins" w:date="2023-06-11T23:16:00Z">
        <w:r w:rsidR="0029512C">
          <w:rPr>
            <w:rFonts w:ascii="Times New Roman" w:eastAsia="Times New Roman" w:hAnsi="Times New Roman" w:cs="Times New Roman"/>
            <w:bCs/>
            <w:sz w:val="24"/>
            <w:szCs w:val="24"/>
          </w:rPr>
          <w:t>(</w:t>
        </w:r>
        <w:r w:rsidR="0029512C">
          <w:rPr>
            <w:rFonts w:ascii="Times New Roman" w:eastAsia="Times New Roman" w:hAnsi="Times New Roman" w:cs="Times New Roman"/>
            <w:bCs/>
            <w:sz w:val="24"/>
            <w:szCs w:val="24"/>
          </w:rPr>
          <w:sym w:font="Symbol" w:char="F062"/>
        </w:r>
        <w:r w:rsidR="0029512C">
          <w:rPr>
            <w:rFonts w:ascii="Times New Roman" w:eastAsia="Times New Roman" w:hAnsi="Times New Roman" w:cs="Times New Roman"/>
            <w:bCs/>
            <w:sz w:val="24"/>
            <w:szCs w:val="24"/>
          </w:rPr>
          <w:t>= -0.064, SE=0.0</w:t>
        </w:r>
      </w:ins>
      <w:ins w:id="612" w:author="Emma Hudgins" w:date="2023-06-11T23:17:00Z">
        <w:r w:rsidR="00BE58ED">
          <w:rPr>
            <w:rFonts w:ascii="Times New Roman" w:eastAsia="Times New Roman" w:hAnsi="Times New Roman" w:cs="Times New Roman"/>
            <w:bCs/>
            <w:sz w:val="24"/>
            <w:szCs w:val="24"/>
          </w:rPr>
          <w:t>24</w:t>
        </w:r>
      </w:ins>
      <w:ins w:id="613" w:author="Emma Hudgins" w:date="2023-06-11T23:16:00Z">
        <w:r w:rsidR="0029512C">
          <w:rPr>
            <w:rFonts w:ascii="Times New Roman" w:eastAsia="Times New Roman" w:hAnsi="Times New Roman" w:cs="Times New Roman"/>
            <w:bCs/>
            <w:sz w:val="24"/>
            <w:szCs w:val="24"/>
          </w:rPr>
          <w:t>, p=0.</w:t>
        </w:r>
      </w:ins>
      <w:ins w:id="614" w:author="Emma Hudgins" w:date="2023-06-11T23:17:00Z">
        <w:r w:rsidR="00BE58ED">
          <w:rPr>
            <w:rFonts w:ascii="Times New Roman" w:eastAsia="Times New Roman" w:hAnsi="Times New Roman" w:cs="Times New Roman"/>
            <w:bCs/>
            <w:sz w:val="24"/>
            <w:szCs w:val="24"/>
          </w:rPr>
          <w:t>0087</w:t>
        </w:r>
      </w:ins>
      <w:ins w:id="615" w:author="Emma Hudgins" w:date="2023-06-11T23:16:00Z">
        <w:r w:rsidR="0029512C">
          <w:rPr>
            <w:rFonts w:ascii="Times New Roman" w:eastAsia="Times New Roman" w:hAnsi="Times New Roman" w:cs="Times New Roman"/>
            <w:bCs/>
            <w:sz w:val="24"/>
            <w:szCs w:val="24"/>
          </w:rPr>
          <w:t xml:space="preserve"> </w:t>
        </w:r>
      </w:ins>
      <w:ins w:id="616" w:author="Emma Hudgins" w:date="2023-06-11T17:05:00Z">
        <w:r w:rsidR="00D1558C">
          <w:rPr>
            <w:rFonts w:ascii="Times New Roman" w:eastAsia="Times New Roman" w:hAnsi="Times New Roman" w:cs="Times New Roman"/>
            <w:bCs/>
            <w:sz w:val="24"/>
            <w:szCs w:val="24"/>
          </w:rPr>
          <w:t>in model 4).</w:t>
        </w:r>
      </w:ins>
      <w:ins w:id="617" w:author="Emma Hudgins" w:date="2023-06-11T23:49:00Z">
        <w:r w:rsidR="00B527CD">
          <w:rPr>
            <w:rFonts w:ascii="Times New Roman" w:eastAsia="Times New Roman" w:hAnsi="Times New Roman" w:cs="Times New Roman"/>
            <w:bCs/>
            <w:sz w:val="24"/>
            <w:szCs w:val="24"/>
          </w:rPr>
          <w:t xml:space="preserve"> The high-marginalization stratification showed support for improved mental health due to higher tree diversity in models 1-2 (</w:t>
        </w:r>
        <w:r w:rsidR="00B527CD">
          <w:rPr>
            <w:rFonts w:ascii="Times New Roman" w:eastAsia="Times New Roman" w:hAnsi="Times New Roman" w:cs="Times New Roman"/>
            <w:bCs/>
            <w:sz w:val="24"/>
            <w:szCs w:val="24"/>
          </w:rPr>
          <w:sym w:font="Symbol" w:char="F062"/>
        </w:r>
        <w:r w:rsidR="00B527CD">
          <w:rPr>
            <w:rFonts w:ascii="Times New Roman" w:eastAsia="Times New Roman" w:hAnsi="Times New Roman" w:cs="Times New Roman"/>
            <w:bCs/>
            <w:sz w:val="24"/>
            <w:szCs w:val="24"/>
          </w:rPr>
          <w:t xml:space="preserve">= -0.068, SE=0.028, p=0.014 in model 2), but this term became </w:t>
        </w:r>
        <w:proofErr w:type="spellStart"/>
        <w:proofErr w:type="gramStart"/>
        <w:r w:rsidR="00B527CD">
          <w:rPr>
            <w:rFonts w:ascii="Times New Roman" w:eastAsia="Times New Roman" w:hAnsi="Times New Roman" w:cs="Times New Roman"/>
            <w:bCs/>
            <w:sz w:val="24"/>
            <w:szCs w:val="24"/>
          </w:rPr>
          <w:t>non significant</w:t>
        </w:r>
        <w:proofErr w:type="spellEnd"/>
        <w:proofErr w:type="gramEnd"/>
        <w:r w:rsidR="00B527CD">
          <w:rPr>
            <w:rFonts w:ascii="Times New Roman" w:eastAsia="Times New Roman" w:hAnsi="Times New Roman" w:cs="Times New Roman"/>
            <w:bCs/>
            <w:sz w:val="24"/>
            <w:szCs w:val="24"/>
          </w:rPr>
          <w:t xml:space="preserve"> in models 3-4. </w:t>
        </w:r>
      </w:ins>
      <w:ins w:id="618" w:author="Emma Hudgins" w:date="2023-06-11T17:06:00Z">
        <w:r w:rsidR="00D1558C">
          <w:rPr>
            <w:rFonts w:ascii="Times New Roman" w:eastAsia="Times New Roman" w:hAnsi="Times New Roman" w:cs="Times New Roman"/>
            <w:bCs/>
            <w:sz w:val="24"/>
            <w:szCs w:val="24"/>
          </w:rPr>
          <w:t xml:space="preserve">The counterfactual of this model showed that bird and tree diversity metrics were well controlled (p&gt;0.05), but </w:t>
        </w:r>
        <w:r w:rsidR="00D1558C">
          <w:rPr>
            <w:rFonts w:ascii="Times New Roman" w:eastAsia="Times New Roman" w:hAnsi="Times New Roman" w:cs="Times New Roman"/>
            <w:bCs/>
            <w:sz w:val="24"/>
            <w:szCs w:val="24"/>
          </w:rPr>
          <w:lastRenderedPageBreak/>
          <w:t>that proportion of blue space and NDVI variables had residual</w:t>
        </w:r>
      </w:ins>
      <w:ins w:id="619" w:author="Emma Hudgins" w:date="2023-06-11T23:18:00Z">
        <w:r w:rsidR="00BE58ED">
          <w:rPr>
            <w:rFonts w:ascii="Times New Roman" w:eastAsia="Times New Roman" w:hAnsi="Times New Roman" w:cs="Times New Roman"/>
            <w:bCs/>
            <w:sz w:val="24"/>
            <w:szCs w:val="24"/>
          </w:rPr>
          <w:t xml:space="preserve"> </w:t>
        </w:r>
      </w:ins>
      <w:ins w:id="620" w:author="Emma Hudgins" w:date="2023-06-11T17:06:00Z">
        <w:r w:rsidR="00D1558C">
          <w:rPr>
            <w:rFonts w:ascii="Times New Roman" w:eastAsia="Times New Roman" w:hAnsi="Times New Roman" w:cs="Times New Roman"/>
            <w:bCs/>
            <w:sz w:val="24"/>
            <w:szCs w:val="24"/>
          </w:rPr>
          <w:t xml:space="preserve">effects on missing teeth </w:t>
        </w:r>
      </w:ins>
      <w:ins w:id="621" w:author="Emma Hudgins" w:date="2023-06-11T23:17:00Z">
        <w:r w:rsidR="00BE58ED">
          <w:rPr>
            <w:rFonts w:ascii="Times New Roman" w:eastAsia="Times New Roman" w:hAnsi="Times New Roman" w:cs="Times New Roman"/>
            <w:bCs/>
            <w:sz w:val="24"/>
            <w:szCs w:val="24"/>
          </w:rPr>
          <w:t>(</w:t>
        </w:r>
        <w:r w:rsidR="00BE58ED">
          <w:rPr>
            <w:rFonts w:ascii="Times New Roman" w:eastAsia="Times New Roman" w:hAnsi="Times New Roman" w:cs="Times New Roman"/>
            <w:bCs/>
            <w:sz w:val="24"/>
            <w:szCs w:val="24"/>
          </w:rPr>
          <w:sym w:font="Symbol" w:char="F062"/>
        </w:r>
        <w:r w:rsidR="00BE58ED">
          <w:rPr>
            <w:rFonts w:ascii="Times New Roman" w:eastAsia="Times New Roman" w:hAnsi="Times New Roman" w:cs="Times New Roman"/>
            <w:bCs/>
            <w:sz w:val="24"/>
            <w:szCs w:val="24"/>
          </w:rPr>
          <w:t xml:space="preserve">= </w:t>
        </w:r>
      </w:ins>
      <w:ins w:id="622" w:author="Emma Hudgins" w:date="2023-06-11T23:19:00Z">
        <w:r w:rsidR="00BE58ED">
          <w:rPr>
            <w:rFonts w:ascii="Times New Roman" w:eastAsia="Times New Roman" w:hAnsi="Times New Roman" w:cs="Times New Roman"/>
            <w:bCs/>
            <w:sz w:val="24"/>
            <w:szCs w:val="24"/>
          </w:rPr>
          <w:t>0.11</w:t>
        </w:r>
      </w:ins>
      <w:ins w:id="623" w:author="Emma Hudgins" w:date="2023-06-11T23:17:00Z">
        <w:r w:rsidR="00BE58ED">
          <w:rPr>
            <w:rFonts w:ascii="Times New Roman" w:eastAsia="Times New Roman" w:hAnsi="Times New Roman" w:cs="Times New Roman"/>
            <w:bCs/>
            <w:sz w:val="24"/>
            <w:szCs w:val="24"/>
          </w:rPr>
          <w:t>, SE=0.0</w:t>
        </w:r>
      </w:ins>
      <w:ins w:id="624" w:author="Emma Hudgins" w:date="2023-06-11T23:19:00Z">
        <w:r w:rsidR="00BE58ED">
          <w:rPr>
            <w:rFonts w:ascii="Times New Roman" w:eastAsia="Times New Roman" w:hAnsi="Times New Roman" w:cs="Times New Roman"/>
            <w:bCs/>
            <w:sz w:val="24"/>
            <w:szCs w:val="24"/>
          </w:rPr>
          <w:t>47</w:t>
        </w:r>
      </w:ins>
      <w:ins w:id="625" w:author="Emma Hudgins" w:date="2023-06-11T23:17:00Z">
        <w:r w:rsidR="00BE58ED">
          <w:rPr>
            <w:rFonts w:ascii="Times New Roman" w:eastAsia="Times New Roman" w:hAnsi="Times New Roman" w:cs="Times New Roman"/>
            <w:bCs/>
            <w:sz w:val="24"/>
            <w:szCs w:val="24"/>
          </w:rPr>
          <w:t>, p=0.0</w:t>
        </w:r>
      </w:ins>
      <w:ins w:id="626" w:author="Emma Hudgins" w:date="2023-06-11T23:19:00Z">
        <w:r w:rsidR="00BE58ED">
          <w:rPr>
            <w:rFonts w:ascii="Times New Roman" w:eastAsia="Times New Roman" w:hAnsi="Times New Roman" w:cs="Times New Roman"/>
            <w:bCs/>
            <w:sz w:val="24"/>
            <w:szCs w:val="24"/>
          </w:rPr>
          <w:t>20</w:t>
        </w:r>
      </w:ins>
      <w:ins w:id="627" w:author="Emma Hudgins" w:date="2023-06-11T17:06:00Z">
        <w:r w:rsidR="00D1558C">
          <w:rPr>
            <w:rFonts w:ascii="Times New Roman" w:eastAsia="Times New Roman" w:hAnsi="Times New Roman" w:cs="Times New Roman"/>
            <w:bCs/>
            <w:sz w:val="24"/>
            <w:szCs w:val="24"/>
          </w:rPr>
          <w:t xml:space="preserve"> for proportion of blue space, </w:t>
        </w:r>
      </w:ins>
      <w:ins w:id="628" w:author="Emma Hudgins" w:date="2023-06-11T23:17:00Z">
        <w:r w:rsidR="00BE58ED">
          <w:rPr>
            <w:rFonts w:ascii="Times New Roman" w:eastAsia="Times New Roman" w:hAnsi="Times New Roman" w:cs="Times New Roman"/>
            <w:bCs/>
            <w:sz w:val="24"/>
            <w:szCs w:val="24"/>
          </w:rPr>
          <w:sym w:font="Symbol" w:char="F062"/>
        </w:r>
        <w:r w:rsidR="00BE58ED">
          <w:rPr>
            <w:rFonts w:ascii="Times New Roman" w:eastAsia="Times New Roman" w:hAnsi="Times New Roman" w:cs="Times New Roman"/>
            <w:bCs/>
            <w:sz w:val="24"/>
            <w:szCs w:val="24"/>
          </w:rPr>
          <w:t>= -0.</w:t>
        </w:r>
      </w:ins>
      <w:ins w:id="629" w:author="Emma Hudgins" w:date="2023-06-11T23:18:00Z">
        <w:r w:rsidR="00BE58ED">
          <w:rPr>
            <w:rFonts w:ascii="Times New Roman" w:eastAsia="Times New Roman" w:hAnsi="Times New Roman" w:cs="Times New Roman"/>
            <w:bCs/>
            <w:sz w:val="24"/>
            <w:szCs w:val="24"/>
          </w:rPr>
          <w:t>50</w:t>
        </w:r>
      </w:ins>
      <w:ins w:id="630" w:author="Emma Hudgins" w:date="2023-06-11T23:17:00Z">
        <w:r w:rsidR="00BE58ED">
          <w:rPr>
            <w:rFonts w:ascii="Times New Roman" w:eastAsia="Times New Roman" w:hAnsi="Times New Roman" w:cs="Times New Roman"/>
            <w:bCs/>
            <w:sz w:val="24"/>
            <w:szCs w:val="24"/>
          </w:rPr>
          <w:t>, SE=0.</w:t>
        </w:r>
      </w:ins>
      <w:ins w:id="631" w:author="Emma Hudgins" w:date="2023-06-11T23:20:00Z">
        <w:r w:rsidR="00BE58ED">
          <w:rPr>
            <w:rFonts w:ascii="Times New Roman" w:eastAsia="Times New Roman" w:hAnsi="Times New Roman" w:cs="Times New Roman"/>
            <w:bCs/>
            <w:sz w:val="24"/>
            <w:szCs w:val="24"/>
          </w:rPr>
          <w:t>025</w:t>
        </w:r>
      </w:ins>
      <w:ins w:id="632" w:author="Emma Hudgins" w:date="2023-06-11T23:17:00Z">
        <w:r w:rsidR="00BE58ED">
          <w:rPr>
            <w:rFonts w:ascii="Times New Roman" w:eastAsia="Times New Roman" w:hAnsi="Times New Roman" w:cs="Times New Roman"/>
            <w:bCs/>
            <w:sz w:val="24"/>
            <w:szCs w:val="24"/>
          </w:rPr>
          <w:t>, p=0.04</w:t>
        </w:r>
      </w:ins>
      <w:ins w:id="633" w:author="Emma Hudgins" w:date="2023-06-11T23:20:00Z">
        <w:r w:rsidR="00BE58ED">
          <w:rPr>
            <w:rFonts w:ascii="Times New Roman" w:eastAsia="Times New Roman" w:hAnsi="Times New Roman" w:cs="Times New Roman"/>
            <w:bCs/>
            <w:sz w:val="24"/>
            <w:szCs w:val="24"/>
          </w:rPr>
          <w:t>3</w:t>
        </w:r>
      </w:ins>
      <w:ins w:id="634" w:author="Emma Hudgins" w:date="2023-06-11T17:06:00Z">
        <w:r w:rsidR="00D1558C">
          <w:rPr>
            <w:rFonts w:ascii="Times New Roman" w:eastAsia="Times New Roman" w:hAnsi="Times New Roman" w:cs="Times New Roman"/>
            <w:bCs/>
            <w:sz w:val="24"/>
            <w:szCs w:val="24"/>
          </w:rPr>
          <w:t xml:space="preserve"> for greenness </w:t>
        </w:r>
      </w:ins>
      <w:ins w:id="635" w:author="Emma Hudgins" w:date="2023-06-11T17:07:00Z">
        <w:r w:rsidR="00D1558C">
          <w:rPr>
            <w:rFonts w:ascii="Times New Roman" w:eastAsia="Times New Roman" w:hAnsi="Times New Roman" w:cs="Times New Roman"/>
            <w:bCs/>
            <w:sz w:val="24"/>
            <w:szCs w:val="24"/>
          </w:rPr>
          <w:t>within a 500m buffer</w:t>
        </w:r>
      </w:ins>
      <w:ins w:id="636" w:author="Emma Hudgins" w:date="2023-06-11T23:18:00Z">
        <w:r w:rsidR="00BE58ED">
          <w:rPr>
            <w:rFonts w:ascii="Times New Roman" w:eastAsia="Times New Roman" w:hAnsi="Times New Roman" w:cs="Times New Roman"/>
            <w:bCs/>
            <w:sz w:val="24"/>
            <w:szCs w:val="24"/>
          </w:rPr>
          <w:t>).</w:t>
        </w:r>
      </w:ins>
    </w:p>
    <w:p w14:paraId="0E3C2C86" w14:textId="690D55D0" w:rsidR="0084670B" w:rsidRDefault="0084670B">
      <w:pPr>
        <w:spacing w:after="160" w:line="256" w:lineRule="auto"/>
        <w:ind w:firstLine="720"/>
        <w:rPr>
          <w:ins w:id="637" w:author="Emma Hudgins" w:date="2023-06-11T17:15:00Z"/>
          <w:rFonts w:ascii="Times New Roman" w:eastAsia="Times New Roman" w:hAnsi="Times New Roman" w:cs="Times New Roman"/>
          <w:bCs/>
          <w:sz w:val="24"/>
          <w:szCs w:val="24"/>
        </w:rPr>
        <w:pPrChange w:id="638" w:author="Emma Hudgins" w:date="2023-06-11T22:53:00Z">
          <w:pPr>
            <w:spacing w:after="160" w:line="256" w:lineRule="auto"/>
          </w:pPr>
        </w:pPrChange>
      </w:pPr>
    </w:p>
    <w:p w14:paraId="4050CABC" w14:textId="6404A1A3" w:rsidR="001D4EF5" w:rsidDel="0084670B" w:rsidRDefault="001D4EF5">
      <w:pPr>
        <w:spacing w:after="160" w:line="256" w:lineRule="auto"/>
        <w:ind w:firstLine="720"/>
        <w:rPr>
          <w:del w:id="639" w:author="Emma Hudgins" w:date="2023-06-11T23:50:00Z"/>
          <w:rFonts w:ascii="Times New Roman" w:eastAsia="Times New Roman" w:hAnsi="Times New Roman" w:cs="Times New Roman"/>
          <w:bCs/>
          <w:sz w:val="24"/>
          <w:szCs w:val="24"/>
        </w:rPr>
        <w:pPrChange w:id="640" w:author="Emma Hudgins" w:date="2023-06-11T17:15:00Z">
          <w:pPr>
            <w:spacing w:after="160" w:line="256" w:lineRule="auto"/>
          </w:pPr>
        </w:pPrChange>
      </w:pPr>
    </w:p>
    <w:p w14:paraId="30FCA642" w14:textId="656B27C0" w:rsidR="00EC647E" w:rsidRDefault="001D4EF5" w:rsidP="00A17CE4">
      <w:pPr>
        <w:pStyle w:val="Heading2"/>
        <w:rPr>
          <w:ins w:id="641" w:author="Emma Hudgins" w:date="2023-06-11T23:51:00Z"/>
        </w:rPr>
      </w:pPr>
      <w:ins w:id="642" w:author="Emma Hudgins" w:date="2023-06-08T17:55:00Z">
        <w:r>
          <w:t>Perceived Life Stress</w:t>
        </w:r>
      </w:ins>
      <w:del w:id="643" w:author="Emma Hudgins" w:date="2023-06-08T17:55:00Z">
        <w:r w:rsidR="00EC647E" w:rsidDel="001D4EF5">
          <w:delText xml:space="preserve">Self-reported </w:delText>
        </w:r>
        <w:r w:rsidR="00A17CE4" w:rsidDel="001D4EF5">
          <w:delText>st</w:delText>
        </w:r>
      </w:del>
      <w:ins w:id="644" w:author="Amber Pearson" w:date="2023-05-08T12:47:00Z">
        <w:del w:id="645" w:author="Emma Hudgins" w:date="2023-06-08T17:55:00Z">
          <w:r w:rsidR="00DA297F" w:rsidDel="001D4EF5">
            <w:delText>t</w:delText>
          </w:r>
        </w:del>
      </w:ins>
      <w:del w:id="646" w:author="Emma Hudgins" w:date="2023-06-08T17:55:00Z">
        <w:r w:rsidR="00A17CE4" w:rsidDel="001D4EF5">
          <w:delText xml:space="preserve">ress </w:delText>
        </w:r>
      </w:del>
      <w:del w:id="647" w:author="Emma Hudgins" w:date="2023-06-08T17:54:00Z">
        <w:r w:rsidR="00A17CE4" w:rsidDel="001D4EF5">
          <w:delText xml:space="preserve">and </w:delText>
        </w:r>
      </w:del>
      <w:ins w:id="648" w:author="Amber Pearson" w:date="2023-05-08T12:47:00Z">
        <w:del w:id="649" w:author="Emma Hudgins" w:date="2023-06-08T17:54:00Z">
          <w:r w:rsidR="00DA297F" w:rsidDel="001D4EF5">
            <w:delText>psychological</w:delText>
          </w:r>
        </w:del>
      </w:ins>
      <w:del w:id="650" w:author="Emma Hudgins" w:date="2023-06-08T17:54:00Z">
        <w:r w:rsidR="00A17CE4" w:rsidDel="001D4EF5">
          <w:delText>K-10 distress</w:delText>
        </w:r>
      </w:del>
    </w:p>
    <w:p w14:paraId="5AE0D920" w14:textId="77777777" w:rsidR="0084670B" w:rsidRPr="0084670B" w:rsidRDefault="0084670B">
      <w:pPr>
        <w:pPrChange w:id="651" w:author="Emma Hudgins" w:date="2023-06-11T23:51:00Z">
          <w:pPr>
            <w:pStyle w:val="Heading2"/>
          </w:pPr>
        </w:pPrChange>
      </w:pPr>
    </w:p>
    <w:p w14:paraId="08386438" w14:textId="7CB0311E" w:rsidR="00C86532" w:rsidRDefault="00DA5167" w:rsidP="00DA5167">
      <w:pPr>
        <w:spacing w:after="160" w:line="256" w:lineRule="auto"/>
        <w:rPr>
          <w:ins w:id="652" w:author="Emma Hudgins" w:date="2023-06-12T23:44:00Z"/>
          <w:rFonts w:ascii="Times New Roman" w:eastAsia="Times New Roman" w:hAnsi="Times New Roman" w:cs="Times New Roman"/>
          <w:bCs/>
          <w:sz w:val="24"/>
          <w:szCs w:val="24"/>
        </w:rPr>
      </w:pPr>
      <w:r w:rsidRPr="00DA5167">
        <w:rPr>
          <w:rFonts w:ascii="Times New Roman" w:eastAsia="Times New Roman" w:hAnsi="Times New Roman" w:cs="Times New Roman"/>
          <w:bCs/>
          <w:sz w:val="24"/>
          <w:szCs w:val="24"/>
        </w:rPr>
        <w:t>The</w:t>
      </w:r>
      <w:ins w:id="653" w:author="Emma Hudgins" w:date="2023-06-09T14:23:00Z">
        <w:r w:rsidR="00D37193">
          <w:rPr>
            <w:rFonts w:ascii="Times New Roman" w:eastAsia="Times New Roman" w:hAnsi="Times New Roman" w:cs="Times New Roman"/>
            <w:bCs/>
            <w:sz w:val="24"/>
            <w:szCs w:val="24"/>
          </w:rPr>
          <w:t xml:space="preserve"> best</w:t>
        </w:r>
      </w:ins>
      <w:r w:rsidR="00A17CE4">
        <w:rPr>
          <w:rFonts w:ascii="Times New Roman" w:eastAsia="Times New Roman" w:hAnsi="Times New Roman" w:cs="Times New Roman"/>
          <w:bCs/>
          <w:sz w:val="24"/>
          <w:szCs w:val="24"/>
        </w:rPr>
        <w:t xml:space="preserve"> </w:t>
      </w:r>
      <w:del w:id="654" w:author="Amber Pearson" w:date="2023-05-08T12:47:00Z">
        <w:r w:rsidR="00A17CE4" w:rsidDel="00DA297F">
          <w:rPr>
            <w:rFonts w:ascii="Times New Roman" w:eastAsia="Times New Roman" w:hAnsi="Times New Roman" w:cs="Times New Roman"/>
            <w:bCs/>
            <w:sz w:val="24"/>
            <w:szCs w:val="24"/>
          </w:rPr>
          <w:delText>self-reported</w:delText>
        </w:r>
        <w:r w:rsidRPr="00DA5167" w:rsidDel="00DA297F">
          <w:rPr>
            <w:rFonts w:ascii="Times New Roman" w:eastAsia="Times New Roman" w:hAnsi="Times New Roman" w:cs="Times New Roman"/>
            <w:bCs/>
            <w:sz w:val="24"/>
            <w:szCs w:val="24"/>
          </w:rPr>
          <w:delText xml:space="preserve"> </w:delText>
        </w:r>
      </w:del>
      <w:del w:id="655" w:author="Emma Hudgins" w:date="2023-06-09T14:23:00Z">
        <w:r w:rsidRPr="00DA5167" w:rsidDel="00D37193">
          <w:rPr>
            <w:rFonts w:ascii="Times New Roman" w:eastAsia="Times New Roman" w:hAnsi="Times New Roman" w:cs="Times New Roman"/>
            <w:bCs/>
            <w:sz w:val="24"/>
            <w:szCs w:val="24"/>
          </w:rPr>
          <w:delText xml:space="preserve">stress and </w:delText>
        </w:r>
      </w:del>
      <w:ins w:id="656" w:author="Amber Pearson" w:date="2023-05-08T12:48:00Z">
        <w:del w:id="657" w:author="Emma Hudgins" w:date="2023-06-09T14:23:00Z">
          <w:r w:rsidR="00DA297F" w:rsidDel="00D37193">
            <w:rPr>
              <w:rFonts w:ascii="Times New Roman" w:eastAsia="Times New Roman" w:hAnsi="Times New Roman" w:cs="Times New Roman"/>
              <w:bCs/>
              <w:sz w:val="24"/>
              <w:szCs w:val="24"/>
            </w:rPr>
            <w:delText>general mental health</w:delText>
          </w:r>
        </w:del>
      </w:ins>
      <w:del w:id="658" w:author="Emma Hudgins" w:date="2023-06-09T14:23:00Z">
        <w:r w:rsidRPr="00DA5167" w:rsidDel="00D37193">
          <w:rPr>
            <w:rFonts w:ascii="Times New Roman" w:eastAsia="Times New Roman" w:hAnsi="Times New Roman" w:cs="Times New Roman"/>
            <w:bCs/>
            <w:sz w:val="24"/>
            <w:szCs w:val="24"/>
          </w:rPr>
          <w:delText xml:space="preserve">mental health models </w:delText>
        </w:r>
      </w:del>
      <w:ins w:id="659" w:author="Amber Pearson" w:date="2023-05-08T12:48:00Z">
        <w:del w:id="660" w:author="Emma Hudgins" w:date="2023-06-08T17:55:00Z">
          <w:r w:rsidR="00DA297F" w:rsidDel="001D4EF5">
            <w:rPr>
              <w:rFonts w:ascii="Times New Roman" w:eastAsia="Times New Roman" w:hAnsi="Times New Roman" w:cs="Times New Roman"/>
              <w:bCs/>
              <w:sz w:val="24"/>
              <w:szCs w:val="24"/>
            </w:rPr>
            <w:delText xml:space="preserve">(models 1 and 2) </w:delText>
          </w:r>
        </w:del>
      </w:ins>
      <w:del w:id="661" w:author="Emma Hudgins" w:date="2023-06-09T14:23:00Z">
        <w:r w:rsidRPr="00DA5167" w:rsidDel="00D37193">
          <w:rPr>
            <w:rFonts w:ascii="Times New Roman" w:eastAsia="Times New Roman" w:hAnsi="Times New Roman" w:cs="Times New Roman"/>
            <w:bCs/>
            <w:sz w:val="24"/>
            <w:szCs w:val="24"/>
          </w:rPr>
          <w:delText xml:space="preserve">were qualitatively similar in the parameter estimates found across model steps, but there was better explanatory power of </w:delText>
        </w:r>
        <w:r w:rsidR="00A17CE4" w:rsidDel="00D37193">
          <w:rPr>
            <w:rFonts w:ascii="Times New Roman" w:eastAsia="Times New Roman" w:hAnsi="Times New Roman" w:cs="Times New Roman"/>
            <w:bCs/>
            <w:sz w:val="24"/>
            <w:szCs w:val="24"/>
          </w:rPr>
          <w:delText xml:space="preserve">the self-reported </w:delText>
        </w:r>
        <w:r w:rsidRPr="00DA5167" w:rsidDel="00D37193">
          <w:rPr>
            <w:rFonts w:ascii="Times New Roman" w:eastAsia="Times New Roman" w:hAnsi="Times New Roman" w:cs="Times New Roman"/>
            <w:bCs/>
            <w:sz w:val="24"/>
            <w:szCs w:val="24"/>
          </w:rPr>
          <w:delText>mental health model</w:delText>
        </w:r>
        <w:r w:rsidR="00A17CE4" w:rsidDel="00D37193">
          <w:rPr>
            <w:rFonts w:ascii="Times New Roman" w:eastAsia="Times New Roman" w:hAnsi="Times New Roman" w:cs="Times New Roman"/>
            <w:bCs/>
            <w:sz w:val="24"/>
            <w:szCs w:val="24"/>
          </w:rPr>
          <w:delText>s</w:delText>
        </w:r>
      </w:del>
      <w:ins w:id="662" w:author="Emma Hudgins" w:date="2023-06-09T14:23:00Z">
        <w:r w:rsidR="00D37193">
          <w:rPr>
            <w:rFonts w:ascii="Times New Roman" w:eastAsia="Times New Roman" w:hAnsi="Times New Roman" w:cs="Times New Roman"/>
            <w:bCs/>
            <w:sz w:val="24"/>
            <w:szCs w:val="24"/>
          </w:rPr>
          <w:t>perceived life stress model variables for the unstratified dataset were</w:t>
        </w:r>
      </w:ins>
      <w:ins w:id="663" w:author="Emma Hudgins" w:date="2023-06-09T14:24:00Z">
        <w:r w:rsidR="00D37193">
          <w:rPr>
            <w:rFonts w:ascii="Times New Roman" w:eastAsia="Times New Roman" w:hAnsi="Times New Roman" w:cs="Times New Roman"/>
            <w:bCs/>
            <w:sz w:val="24"/>
            <w:szCs w:val="24"/>
          </w:rPr>
          <w:t xml:space="preserve"> greenness within the postal code (NDVI), tree species Shannon diversity, and modeled bird species richness (AIC=49025.92, </w:t>
        </w:r>
      </w:ins>
      <w:ins w:id="664" w:author="Emma Hudgins" w:date="2023-06-09T14:25:00Z">
        <w:r w:rsidR="00D37193">
          <w:rPr>
            <w:rFonts w:ascii="Times New Roman" w:eastAsia="Times New Roman" w:hAnsi="Times New Roman" w:cs="Times New Roman"/>
            <w:bCs/>
            <w:sz w:val="24"/>
            <w:szCs w:val="24"/>
          </w:rPr>
          <w:t>deviance explained=0.442%, n=48963, Table S</w:t>
        </w:r>
      </w:ins>
      <w:ins w:id="665" w:author="Emma Hudgins" w:date="2023-06-11T23:20:00Z">
        <w:r w:rsidR="00BE58ED">
          <w:rPr>
            <w:rFonts w:ascii="Times New Roman" w:eastAsia="Times New Roman" w:hAnsi="Times New Roman" w:cs="Times New Roman"/>
            <w:bCs/>
            <w:sz w:val="24"/>
            <w:szCs w:val="24"/>
          </w:rPr>
          <w:t>52</w:t>
        </w:r>
      </w:ins>
      <w:ins w:id="666" w:author="Emma Hudgins" w:date="2023-06-09T14:24:00Z">
        <w:r w:rsidR="00D37193">
          <w:rPr>
            <w:rFonts w:ascii="Times New Roman" w:eastAsia="Times New Roman" w:hAnsi="Times New Roman" w:cs="Times New Roman"/>
            <w:bCs/>
            <w:sz w:val="24"/>
            <w:szCs w:val="24"/>
          </w:rPr>
          <w:t>)</w:t>
        </w:r>
      </w:ins>
      <w:r w:rsidRPr="00DA5167">
        <w:rPr>
          <w:rFonts w:ascii="Times New Roman" w:eastAsia="Times New Roman" w:hAnsi="Times New Roman" w:cs="Times New Roman"/>
          <w:bCs/>
          <w:sz w:val="24"/>
          <w:szCs w:val="24"/>
        </w:rPr>
        <w:t xml:space="preserve">. </w:t>
      </w:r>
      <w:ins w:id="667" w:author="Emma Hudgins" w:date="2023-06-09T14:25:00Z">
        <w:r w:rsidR="00D37193">
          <w:rPr>
            <w:rFonts w:ascii="Times New Roman" w:eastAsia="Times New Roman" w:hAnsi="Times New Roman" w:cs="Times New Roman"/>
            <w:bCs/>
            <w:sz w:val="24"/>
            <w:szCs w:val="24"/>
          </w:rPr>
          <w:t xml:space="preserve">In model 1, </w:t>
        </w:r>
      </w:ins>
      <w:ins w:id="668" w:author="Emma Hudgins" w:date="2023-06-09T14:26:00Z">
        <w:r w:rsidR="00D37193">
          <w:rPr>
            <w:rFonts w:ascii="Times New Roman" w:eastAsia="Times New Roman" w:hAnsi="Times New Roman" w:cs="Times New Roman"/>
            <w:bCs/>
            <w:sz w:val="24"/>
            <w:szCs w:val="24"/>
          </w:rPr>
          <w:t xml:space="preserve">tree diversity did not have a significant effect on the incidence of high perceived life stress, while bird diversity had a </w:t>
        </w:r>
        <w:r w:rsidR="009A2A33">
          <w:rPr>
            <w:rFonts w:ascii="Times New Roman" w:eastAsia="Times New Roman" w:hAnsi="Times New Roman" w:cs="Times New Roman"/>
            <w:bCs/>
            <w:sz w:val="24"/>
            <w:szCs w:val="24"/>
          </w:rPr>
          <w:t>near</w:t>
        </w:r>
      </w:ins>
      <w:ins w:id="669" w:author="Emma Hudgins" w:date="2023-06-09T14:27:00Z">
        <w:r w:rsidR="009A2A33">
          <w:rPr>
            <w:rFonts w:ascii="Times New Roman" w:eastAsia="Times New Roman" w:hAnsi="Times New Roman" w:cs="Times New Roman"/>
            <w:bCs/>
            <w:sz w:val="24"/>
            <w:szCs w:val="24"/>
          </w:rPr>
          <w:t>-</w:t>
        </w:r>
      </w:ins>
      <w:ins w:id="670" w:author="Emma Hudgins" w:date="2023-06-09T14:26:00Z">
        <w:r w:rsidR="009A2A33">
          <w:rPr>
            <w:rFonts w:ascii="Times New Roman" w:eastAsia="Times New Roman" w:hAnsi="Times New Roman" w:cs="Times New Roman"/>
            <w:bCs/>
            <w:sz w:val="24"/>
            <w:szCs w:val="24"/>
          </w:rPr>
          <w:t>significant negative effec</w:t>
        </w:r>
      </w:ins>
      <w:ins w:id="671" w:author="Emma Hudgins" w:date="2023-06-09T14:27:00Z">
        <w:r w:rsidR="009A2A33">
          <w:rPr>
            <w:rFonts w:ascii="Times New Roman" w:eastAsia="Times New Roman" w:hAnsi="Times New Roman" w:cs="Times New Roman"/>
            <w:bCs/>
            <w:sz w:val="24"/>
            <w:szCs w:val="24"/>
          </w:rPr>
          <w:t>t (</w:t>
        </w:r>
      </w:ins>
      <w:proofErr w:type="gramStart"/>
      <w:ins w:id="672" w:author="Emma Hudgins" w:date="2023-06-11T23:24:00Z">
        <w:r w:rsidR="00A97AFA">
          <w:rPr>
            <w:rFonts w:ascii="Times New Roman" w:eastAsia="Times New Roman" w:hAnsi="Times New Roman" w:cs="Times New Roman"/>
            <w:bCs/>
            <w:sz w:val="24"/>
            <w:szCs w:val="24"/>
          </w:rPr>
          <w:t>i.e.</w:t>
        </w:r>
        <w:proofErr w:type="gramEnd"/>
        <w:r w:rsidR="00A97AFA">
          <w:rPr>
            <w:rFonts w:ascii="Times New Roman" w:eastAsia="Times New Roman" w:hAnsi="Times New Roman" w:cs="Times New Roman"/>
            <w:bCs/>
            <w:sz w:val="24"/>
            <w:szCs w:val="24"/>
          </w:rPr>
          <w:t xml:space="preserve"> decreasing the chance of high stress, </w:t>
        </w:r>
      </w:ins>
      <w:ins w:id="673" w:author="Emma Hudgins" w:date="2023-06-11T23:21:00Z">
        <w:r w:rsidR="00BE58ED">
          <w:rPr>
            <w:rFonts w:ascii="Times New Roman" w:eastAsia="Times New Roman" w:hAnsi="Times New Roman" w:cs="Times New Roman"/>
            <w:bCs/>
            <w:sz w:val="24"/>
            <w:szCs w:val="24"/>
          </w:rPr>
          <w:sym w:font="Symbol" w:char="F062"/>
        </w:r>
        <w:r w:rsidR="00BE58ED">
          <w:rPr>
            <w:rFonts w:ascii="Times New Roman" w:eastAsia="Times New Roman" w:hAnsi="Times New Roman" w:cs="Times New Roman"/>
            <w:bCs/>
            <w:sz w:val="24"/>
            <w:szCs w:val="24"/>
          </w:rPr>
          <w:t>= -0.0</w:t>
        </w:r>
      </w:ins>
      <w:ins w:id="674" w:author="Emma Hudgins" w:date="2023-06-11T23:22:00Z">
        <w:r w:rsidR="00A97AFA">
          <w:rPr>
            <w:rFonts w:ascii="Times New Roman" w:eastAsia="Times New Roman" w:hAnsi="Times New Roman" w:cs="Times New Roman"/>
            <w:bCs/>
            <w:sz w:val="24"/>
            <w:szCs w:val="24"/>
          </w:rPr>
          <w:t>21</w:t>
        </w:r>
      </w:ins>
      <w:ins w:id="675" w:author="Emma Hudgins" w:date="2023-06-11T23:21:00Z">
        <w:r w:rsidR="00BE58ED">
          <w:rPr>
            <w:rFonts w:ascii="Times New Roman" w:eastAsia="Times New Roman" w:hAnsi="Times New Roman" w:cs="Times New Roman"/>
            <w:bCs/>
            <w:sz w:val="24"/>
            <w:szCs w:val="24"/>
          </w:rPr>
          <w:t>, SE=0.0</w:t>
        </w:r>
      </w:ins>
      <w:ins w:id="676" w:author="Emma Hudgins" w:date="2023-06-11T23:22:00Z">
        <w:r w:rsidR="00A97AFA">
          <w:rPr>
            <w:rFonts w:ascii="Times New Roman" w:eastAsia="Times New Roman" w:hAnsi="Times New Roman" w:cs="Times New Roman"/>
            <w:bCs/>
            <w:sz w:val="24"/>
            <w:szCs w:val="24"/>
          </w:rPr>
          <w:t>12</w:t>
        </w:r>
      </w:ins>
      <w:ins w:id="677" w:author="Emma Hudgins" w:date="2023-06-11T23:21:00Z">
        <w:r w:rsidR="00BE58ED">
          <w:rPr>
            <w:rFonts w:ascii="Times New Roman" w:eastAsia="Times New Roman" w:hAnsi="Times New Roman" w:cs="Times New Roman"/>
            <w:bCs/>
            <w:sz w:val="24"/>
            <w:szCs w:val="24"/>
          </w:rPr>
          <w:t>, p=0.0</w:t>
        </w:r>
      </w:ins>
      <w:ins w:id="678" w:author="Emma Hudgins" w:date="2023-06-11T23:22:00Z">
        <w:r w:rsidR="00A97AFA">
          <w:rPr>
            <w:rFonts w:ascii="Times New Roman" w:eastAsia="Times New Roman" w:hAnsi="Times New Roman" w:cs="Times New Roman"/>
            <w:bCs/>
            <w:sz w:val="24"/>
            <w:szCs w:val="24"/>
          </w:rPr>
          <w:t>83</w:t>
        </w:r>
      </w:ins>
      <w:ins w:id="679" w:author="Emma Hudgins" w:date="2023-06-09T14:27:00Z">
        <w:r w:rsidR="009A2A33">
          <w:rPr>
            <w:rFonts w:ascii="Times New Roman" w:eastAsia="Times New Roman" w:hAnsi="Times New Roman" w:cs="Times New Roman"/>
            <w:bCs/>
            <w:sz w:val="24"/>
            <w:szCs w:val="24"/>
          </w:rPr>
          <w:t>). Distance to blue space had a wea</w:t>
        </w:r>
      </w:ins>
      <w:ins w:id="680" w:author="Emma Hudgins" w:date="2023-06-09T14:28:00Z">
        <w:r w:rsidR="009A2A33">
          <w:rPr>
            <w:rFonts w:ascii="Times New Roman" w:eastAsia="Times New Roman" w:hAnsi="Times New Roman" w:cs="Times New Roman"/>
            <w:bCs/>
            <w:sz w:val="24"/>
            <w:szCs w:val="24"/>
          </w:rPr>
          <w:t xml:space="preserve">k positive effect on stress in this model </w:t>
        </w:r>
      </w:ins>
      <w:ins w:id="681" w:author="Emma Hudgins" w:date="2023-06-11T23:51:00Z">
        <w:r w:rsidR="0084670B">
          <w:rPr>
            <w:rFonts w:ascii="Times New Roman" w:eastAsia="Times New Roman" w:hAnsi="Times New Roman" w:cs="Times New Roman"/>
            <w:bCs/>
            <w:sz w:val="24"/>
            <w:szCs w:val="24"/>
          </w:rPr>
          <w:t xml:space="preserve">(i.e. increasing stress, </w:t>
        </w:r>
      </w:ins>
      <w:ins w:id="682" w:author="Emma Hudgins" w:date="2023-06-11T23:22:00Z">
        <w:r w:rsidR="00A97AFA">
          <w:rPr>
            <w:rFonts w:ascii="Times New Roman" w:eastAsia="Times New Roman" w:hAnsi="Times New Roman" w:cs="Times New Roman"/>
            <w:bCs/>
            <w:sz w:val="24"/>
            <w:szCs w:val="24"/>
          </w:rPr>
          <w:sym w:font="Symbol" w:char="F062"/>
        </w:r>
        <w:r w:rsidR="00A97AFA">
          <w:rPr>
            <w:rFonts w:ascii="Times New Roman" w:eastAsia="Times New Roman" w:hAnsi="Times New Roman" w:cs="Times New Roman"/>
            <w:bCs/>
            <w:sz w:val="24"/>
            <w:szCs w:val="24"/>
          </w:rPr>
          <w:t>= 0.029, SE=0.0</w:t>
        </w:r>
      </w:ins>
      <w:ins w:id="683" w:author="Emma Hudgins" w:date="2023-06-11T23:23:00Z">
        <w:r w:rsidR="00A97AFA">
          <w:rPr>
            <w:rFonts w:ascii="Times New Roman" w:eastAsia="Times New Roman" w:hAnsi="Times New Roman" w:cs="Times New Roman"/>
            <w:bCs/>
            <w:sz w:val="24"/>
            <w:szCs w:val="24"/>
          </w:rPr>
          <w:t>14</w:t>
        </w:r>
      </w:ins>
      <w:ins w:id="684" w:author="Emma Hudgins" w:date="2023-06-11T23:22:00Z">
        <w:r w:rsidR="00A97AFA">
          <w:rPr>
            <w:rFonts w:ascii="Times New Roman" w:eastAsia="Times New Roman" w:hAnsi="Times New Roman" w:cs="Times New Roman"/>
            <w:bCs/>
            <w:sz w:val="24"/>
            <w:szCs w:val="24"/>
          </w:rPr>
          <w:t>, p=0.0</w:t>
        </w:r>
      </w:ins>
      <w:ins w:id="685" w:author="Emma Hudgins" w:date="2023-06-11T23:23:00Z">
        <w:r w:rsidR="00A97AFA">
          <w:rPr>
            <w:rFonts w:ascii="Times New Roman" w:eastAsia="Times New Roman" w:hAnsi="Times New Roman" w:cs="Times New Roman"/>
            <w:bCs/>
            <w:sz w:val="24"/>
            <w:szCs w:val="24"/>
          </w:rPr>
          <w:t>35</w:t>
        </w:r>
      </w:ins>
      <w:ins w:id="686" w:author="Emma Hudgins" w:date="2023-06-09T14:28:00Z">
        <w:r w:rsidR="009A2A33">
          <w:rPr>
            <w:rFonts w:ascii="Times New Roman" w:eastAsia="Times New Roman" w:hAnsi="Times New Roman" w:cs="Times New Roman"/>
            <w:bCs/>
            <w:sz w:val="24"/>
            <w:szCs w:val="24"/>
          </w:rPr>
          <w:t xml:space="preserve">), </w:t>
        </w:r>
      </w:ins>
      <w:ins w:id="687" w:author="Emma Hudgins" w:date="2023-06-11T23:52:00Z">
        <w:r w:rsidR="0084670B">
          <w:rPr>
            <w:rFonts w:ascii="Times New Roman" w:eastAsia="Times New Roman" w:hAnsi="Times New Roman" w:cs="Times New Roman"/>
            <w:bCs/>
            <w:sz w:val="24"/>
            <w:szCs w:val="24"/>
          </w:rPr>
          <w:t>and</w:t>
        </w:r>
      </w:ins>
      <w:ins w:id="688" w:author="Emma Hudgins" w:date="2023-06-09T14:27:00Z">
        <w:r w:rsidR="009A2A33">
          <w:rPr>
            <w:rFonts w:ascii="Times New Roman" w:eastAsia="Times New Roman" w:hAnsi="Times New Roman" w:cs="Times New Roman"/>
            <w:bCs/>
            <w:sz w:val="24"/>
            <w:szCs w:val="24"/>
          </w:rPr>
          <w:t xml:space="preserve"> </w:t>
        </w:r>
      </w:ins>
      <w:del w:id="689" w:author="Emma Hudgins" w:date="2023-06-09T14:25:00Z">
        <w:r w:rsidRPr="00DA5167" w:rsidDel="00D37193">
          <w:rPr>
            <w:rFonts w:ascii="Times New Roman" w:eastAsia="Times New Roman" w:hAnsi="Times New Roman" w:cs="Times New Roman"/>
            <w:bCs/>
            <w:sz w:val="24"/>
            <w:szCs w:val="24"/>
          </w:rPr>
          <w:delText xml:space="preserve">Across both response variables, </w:delText>
        </w:r>
        <w:r w:rsidR="00A17CE4" w:rsidDel="00D37193">
          <w:rPr>
            <w:rFonts w:ascii="Times New Roman" w:eastAsia="Times New Roman" w:hAnsi="Times New Roman" w:cs="Times New Roman"/>
            <w:bCs/>
            <w:sz w:val="24"/>
            <w:szCs w:val="24"/>
          </w:rPr>
          <w:delText>b</w:delText>
        </w:r>
        <w:r w:rsidRPr="00DA5167" w:rsidDel="00D37193">
          <w:rPr>
            <w:rFonts w:ascii="Times New Roman" w:eastAsia="Times New Roman" w:hAnsi="Times New Roman" w:cs="Times New Roman"/>
            <w:bCs/>
            <w:sz w:val="24"/>
            <w:szCs w:val="24"/>
          </w:rPr>
          <w:delText xml:space="preserve">ird diversity and tree diversity metrics were consistently </w:delText>
        </w:r>
        <w:commentRangeStart w:id="690"/>
        <w:r w:rsidRPr="00DA5167" w:rsidDel="00D37193">
          <w:rPr>
            <w:rFonts w:ascii="Times New Roman" w:eastAsia="Times New Roman" w:hAnsi="Times New Roman" w:cs="Times New Roman"/>
            <w:bCs/>
            <w:sz w:val="24"/>
            <w:szCs w:val="24"/>
          </w:rPr>
          <w:delText>positively associated with improved outcomes</w:delText>
        </w:r>
        <w:commentRangeEnd w:id="690"/>
        <w:r w:rsidR="003D051C" w:rsidDel="00D37193">
          <w:rPr>
            <w:rStyle w:val="CommentReference"/>
          </w:rPr>
          <w:commentReference w:id="690"/>
        </w:r>
      </w:del>
      <w:del w:id="691" w:author="Emma Hudgins" w:date="2023-06-09T14:19:00Z">
        <w:r w:rsidRPr="00DA5167" w:rsidDel="00832C6F">
          <w:rPr>
            <w:rFonts w:ascii="Times New Roman" w:eastAsia="Times New Roman" w:hAnsi="Times New Roman" w:cs="Times New Roman"/>
            <w:bCs/>
            <w:sz w:val="24"/>
            <w:szCs w:val="24"/>
          </w:rPr>
          <w:delText>,</w:delText>
        </w:r>
      </w:del>
      <w:del w:id="692" w:author="Emma Hudgins" w:date="2023-06-09T14:25:00Z">
        <w:r w:rsidRPr="00DA5167" w:rsidDel="00D37193">
          <w:rPr>
            <w:rFonts w:ascii="Times New Roman" w:eastAsia="Times New Roman" w:hAnsi="Times New Roman" w:cs="Times New Roman"/>
            <w:bCs/>
            <w:sz w:val="24"/>
            <w:szCs w:val="24"/>
          </w:rPr>
          <w:delText xml:space="preserve"> </w:delText>
        </w:r>
      </w:del>
      <w:del w:id="693" w:author="Emma Hudgins" w:date="2023-06-09T14:19:00Z">
        <w:r w:rsidR="00A17CE4" w:rsidDel="00832C6F">
          <w:rPr>
            <w:rFonts w:ascii="Times New Roman" w:eastAsia="Times New Roman" w:hAnsi="Times New Roman" w:cs="Times New Roman"/>
            <w:bCs/>
            <w:sz w:val="24"/>
            <w:szCs w:val="24"/>
          </w:rPr>
          <w:delText>and</w:delText>
        </w:r>
        <w:r w:rsidRPr="00DA5167" w:rsidDel="00832C6F">
          <w:rPr>
            <w:rFonts w:ascii="Times New Roman" w:eastAsia="Times New Roman" w:hAnsi="Times New Roman" w:cs="Times New Roman"/>
            <w:bCs/>
            <w:sz w:val="24"/>
            <w:szCs w:val="24"/>
          </w:rPr>
          <w:delText xml:space="preserve"> </w:delText>
        </w:r>
      </w:del>
      <w:del w:id="694" w:author="Emma Hudgins" w:date="2023-06-09T14:25:00Z">
        <w:r w:rsidRPr="00DA5167" w:rsidDel="00D37193">
          <w:rPr>
            <w:rFonts w:ascii="Times New Roman" w:eastAsia="Times New Roman" w:hAnsi="Times New Roman" w:cs="Times New Roman"/>
            <w:bCs/>
            <w:sz w:val="24"/>
            <w:szCs w:val="24"/>
          </w:rPr>
          <w:delText xml:space="preserve">bird diversity had a slightly larger effect than tree diversity. </w:delText>
        </w:r>
      </w:del>
      <w:ins w:id="695" w:author="Emma Hudgins" w:date="2023-06-09T14:28:00Z">
        <w:r w:rsidR="009A2A33">
          <w:rPr>
            <w:rFonts w:ascii="Times New Roman" w:eastAsia="Times New Roman" w:hAnsi="Times New Roman" w:cs="Times New Roman"/>
            <w:bCs/>
            <w:sz w:val="24"/>
            <w:szCs w:val="24"/>
          </w:rPr>
          <w:t>g</w:t>
        </w:r>
      </w:ins>
      <w:del w:id="696" w:author="Emma Hudgins" w:date="2023-06-09T14:28:00Z">
        <w:r w:rsidRPr="00DA5167" w:rsidDel="009A2A33">
          <w:rPr>
            <w:rFonts w:ascii="Times New Roman" w:eastAsia="Times New Roman" w:hAnsi="Times New Roman" w:cs="Times New Roman"/>
            <w:bCs/>
            <w:sz w:val="24"/>
            <w:szCs w:val="24"/>
          </w:rPr>
          <w:delText>G</w:delText>
        </w:r>
      </w:del>
      <w:r w:rsidRPr="00DA5167">
        <w:rPr>
          <w:rFonts w:ascii="Times New Roman" w:eastAsia="Times New Roman" w:hAnsi="Times New Roman" w:cs="Times New Roman"/>
          <w:bCs/>
          <w:sz w:val="24"/>
          <w:szCs w:val="24"/>
        </w:rPr>
        <w:t xml:space="preserve">reenness </w:t>
      </w:r>
      <w:del w:id="697" w:author="Emma Hudgins" w:date="2023-06-09T14:27:00Z">
        <w:r w:rsidRPr="00DA5167" w:rsidDel="009A2A33">
          <w:rPr>
            <w:rFonts w:ascii="Times New Roman" w:eastAsia="Times New Roman" w:hAnsi="Times New Roman" w:cs="Times New Roman"/>
            <w:bCs/>
            <w:sz w:val="24"/>
            <w:szCs w:val="24"/>
          </w:rPr>
          <w:delText>variables had a consistently larger effect than tree diversity, but were more comparable in effect size to bird diversity</w:delText>
        </w:r>
      </w:del>
      <w:ins w:id="698" w:author="Emma Hudgins" w:date="2023-06-09T14:27:00Z">
        <w:r w:rsidR="009A2A33">
          <w:rPr>
            <w:rFonts w:ascii="Times New Roman" w:eastAsia="Times New Roman" w:hAnsi="Times New Roman" w:cs="Times New Roman"/>
            <w:bCs/>
            <w:sz w:val="24"/>
            <w:szCs w:val="24"/>
          </w:rPr>
          <w:t xml:space="preserve">appeared to increase stress </w:t>
        </w:r>
      </w:ins>
      <w:ins w:id="699" w:author="Emma Hudgins" w:date="2023-06-11T23:23:00Z">
        <w:r w:rsidR="00A97AFA">
          <w:rPr>
            <w:rFonts w:ascii="Times New Roman" w:eastAsia="Times New Roman" w:hAnsi="Times New Roman" w:cs="Times New Roman"/>
            <w:bCs/>
            <w:sz w:val="24"/>
            <w:szCs w:val="24"/>
          </w:rPr>
          <w:t>(</w:t>
        </w:r>
        <w:r w:rsidR="00A97AFA">
          <w:rPr>
            <w:rFonts w:ascii="Times New Roman" w:eastAsia="Times New Roman" w:hAnsi="Times New Roman" w:cs="Times New Roman"/>
            <w:bCs/>
            <w:sz w:val="24"/>
            <w:szCs w:val="24"/>
          </w:rPr>
          <w:sym w:font="Symbol" w:char="F062"/>
        </w:r>
        <w:r w:rsidR="00A97AFA">
          <w:rPr>
            <w:rFonts w:ascii="Times New Roman" w:eastAsia="Times New Roman" w:hAnsi="Times New Roman" w:cs="Times New Roman"/>
            <w:bCs/>
            <w:sz w:val="24"/>
            <w:szCs w:val="24"/>
          </w:rPr>
          <w:t>= 0.051, SE=0.0</w:t>
        </w:r>
      </w:ins>
      <w:ins w:id="700" w:author="Emma Hudgins" w:date="2023-06-11T23:24:00Z">
        <w:r w:rsidR="00A97AFA">
          <w:rPr>
            <w:rFonts w:ascii="Times New Roman" w:eastAsia="Times New Roman" w:hAnsi="Times New Roman" w:cs="Times New Roman"/>
            <w:bCs/>
            <w:sz w:val="24"/>
            <w:szCs w:val="24"/>
          </w:rPr>
          <w:t>16</w:t>
        </w:r>
      </w:ins>
      <w:ins w:id="701" w:author="Emma Hudgins" w:date="2023-06-11T23:23:00Z">
        <w:r w:rsidR="00A97AFA">
          <w:rPr>
            <w:rFonts w:ascii="Times New Roman" w:eastAsia="Times New Roman" w:hAnsi="Times New Roman" w:cs="Times New Roman"/>
            <w:bCs/>
            <w:sz w:val="24"/>
            <w:szCs w:val="24"/>
          </w:rPr>
          <w:t>, p=0.00</w:t>
        </w:r>
      </w:ins>
      <w:ins w:id="702" w:author="Emma Hudgins" w:date="2023-06-11T23:24:00Z">
        <w:r w:rsidR="00A97AFA">
          <w:rPr>
            <w:rFonts w:ascii="Times New Roman" w:eastAsia="Times New Roman" w:hAnsi="Times New Roman" w:cs="Times New Roman"/>
            <w:bCs/>
            <w:sz w:val="24"/>
            <w:szCs w:val="24"/>
          </w:rPr>
          <w:t>14</w:t>
        </w:r>
      </w:ins>
      <w:ins w:id="703" w:author="Emma Hudgins" w:date="2023-06-09T14:27:00Z">
        <w:r w:rsidR="009A2A33">
          <w:rPr>
            <w:rFonts w:ascii="Times New Roman" w:eastAsia="Times New Roman" w:hAnsi="Times New Roman" w:cs="Times New Roman"/>
            <w:bCs/>
            <w:sz w:val="24"/>
            <w:szCs w:val="24"/>
          </w:rPr>
          <w:t>)</w:t>
        </w:r>
      </w:ins>
      <w:r w:rsidRPr="00DA5167">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ins w:id="704" w:author="Emma Hudgins" w:date="2023-06-09T14:28:00Z">
        <w:r w:rsidR="009A2A33">
          <w:rPr>
            <w:rFonts w:ascii="Times New Roman" w:eastAsia="Times New Roman" w:hAnsi="Times New Roman" w:cs="Times New Roman"/>
            <w:bCs/>
            <w:sz w:val="24"/>
            <w:szCs w:val="24"/>
          </w:rPr>
          <w:t>These effects all disappeared in models 2-4 except the effect of greenness, which remained positive in model 4 (</w:t>
        </w:r>
      </w:ins>
      <w:ins w:id="705" w:author="Emma Hudgins" w:date="2023-06-11T23:24:00Z">
        <w:r w:rsidR="00A97AFA">
          <w:rPr>
            <w:rFonts w:ascii="Times New Roman" w:eastAsia="Times New Roman" w:hAnsi="Times New Roman" w:cs="Times New Roman"/>
            <w:bCs/>
            <w:sz w:val="24"/>
            <w:szCs w:val="24"/>
          </w:rPr>
          <w:sym w:font="Symbol" w:char="F062"/>
        </w:r>
        <w:r w:rsidR="00A97AFA">
          <w:rPr>
            <w:rFonts w:ascii="Times New Roman" w:eastAsia="Times New Roman" w:hAnsi="Times New Roman" w:cs="Times New Roman"/>
            <w:bCs/>
            <w:sz w:val="24"/>
            <w:szCs w:val="24"/>
          </w:rPr>
          <w:t>= 0.08</w:t>
        </w:r>
      </w:ins>
      <w:ins w:id="706" w:author="Emma Hudgins" w:date="2023-06-11T23:25:00Z">
        <w:r w:rsidR="00A97AFA">
          <w:rPr>
            <w:rFonts w:ascii="Times New Roman" w:eastAsia="Times New Roman" w:hAnsi="Times New Roman" w:cs="Times New Roman"/>
            <w:bCs/>
            <w:sz w:val="24"/>
            <w:szCs w:val="24"/>
          </w:rPr>
          <w:t>1</w:t>
        </w:r>
      </w:ins>
      <w:ins w:id="707" w:author="Emma Hudgins" w:date="2023-06-11T23:24:00Z">
        <w:r w:rsidR="00A97AFA">
          <w:rPr>
            <w:rFonts w:ascii="Times New Roman" w:eastAsia="Times New Roman" w:hAnsi="Times New Roman" w:cs="Times New Roman"/>
            <w:bCs/>
            <w:sz w:val="24"/>
            <w:szCs w:val="24"/>
          </w:rPr>
          <w:t>, SE=0.05</w:t>
        </w:r>
      </w:ins>
      <w:ins w:id="708" w:author="Emma Hudgins" w:date="2023-06-11T23:25:00Z">
        <w:r w:rsidR="00A97AFA">
          <w:rPr>
            <w:rFonts w:ascii="Times New Roman" w:eastAsia="Times New Roman" w:hAnsi="Times New Roman" w:cs="Times New Roman"/>
            <w:bCs/>
            <w:sz w:val="24"/>
            <w:szCs w:val="24"/>
          </w:rPr>
          <w:t>27</w:t>
        </w:r>
      </w:ins>
      <w:ins w:id="709" w:author="Emma Hudgins" w:date="2023-06-11T23:24:00Z">
        <w:r w:rsidR="00A97AFA">
          <w:rPr>
            <w:rFonts w:ascii="Times New Roman" w:eastAsia="Times New Roman" w:hAnsi="Times New Roman" w:cs="Times New Roman"/>
            <w:bCs/>
            <w:sz w:val="24"/>
            <w:szCs w:val="24"/>
          </w:rPr>
          <w:t>, p=0.0</w:t>
        </w:r>
      </w:ins>
      <w:ins w:id="710" w:author="Emma Hudgins" w:date="2023-06-11T23:25:00Z">
        <w:r w:rsidR="00A97AFA">
          <w:rPr>
            <w:rFonts w:ascii="Times New Roman" w:eastAsia="Times New Roman" w:hAnsi="Times New Roman" w:cs="Times New Roman"/>
            <w:bCs/>
            <w:sz w:val="24"/>
            <w:szCs w:val="24"/>
          </w:rPr>
          <w:t>024</w:t>
        </w:r>
      </w:ins>
      <w:ins w:id="711" w:author="Emma Hudgins" w:date="2023-06-09T14:28:00Z">
        <w:r w:rsidR="009A2A33">
          <w:rPr>
            <w:rFonts w:ascii="Times New Roman" w:eastAsia="Times New Roman" w:hAnsi="Times New Roman" w:cs="Times New Roman"/>
            <w:bCs/>
            <w:sz w:val="24"/>
            <w:szCs w:val="24"/>
          </w:rPr>
          <w:t>). However, the effect of greenness was show</w:t>
        </w:r>
      </w:ins>
      <w:ins w:id="712" w:author="Emma Hudgins" w:date="2023-06-11T23:52:00Z">
        <w:r w:rsidR="0084670B">
          <w:rPr>
            <w:rFonts w:ascii="Times New Roman" w:eastAsia="Times New Roman" w:hAnsi="Times New Roman" w:cs="Times New Roman"/>
            <w:bCs/>
            <w:sz w:val="24"/>
            <w:szCs w:val="24"/>
          </w:rPr>
          <w:t>n</w:t>
        </w:r>
      </w:ins>
      <w:ins w:id="713" w:author="Emma Hudgins" w:date="2023-06-09T14:28:00Z">
        <w:r w:rsidR="009A2A33">
          <w:rPr>
            <w:rFonts w:ascii="Times New Roman" w:eastAsia="Times New Roman" w:hAnsi="Times New Roman" w:cs="Times New Roman"/>
            <w:bCs/>
            <w:sz w:val="24"/>
            <w:szCs w:val="24"/>
          </w:rPr>
          <w:t xml:space="preserve"> to be poorly adjust</w:t>
        </w:r>
      </w:ins>
      <w:ins w:id="714" w:author="Emma Hudgins" w:date="2023-06-09T14:29:00Z">
        <w:r w:rsidR="009A2A33">
          <w:rPr>
            <w:rFonts w:ascii="Times New Roman" w:eastAsia="Times New Roman" w:hAnsi="Times New Roman" w:cs="Times New Roman"/>
            <w:bCs/>
            <w:sz w:val="24"/>
            <w:szCs w:val="24"/>
          </w:rPr>
          <w:t xml:space="preserve">ed for SES in the counterfactual, where it </w:t>
        </w:r>
      </w:ins>
      <w:ins w:id="715" w:author="Emma Hudgins" w:date="2023-06-11T23:52:00Z">
        <w:r w:rsidR="0084670B">
          <w:rPr>
            <w:rFonts w:ascii="Times New Roman" w:eastAsia="Times New Roman" w:hAnsi="Times New Roman" w:cs="Times New Roman"/>
            <w:bCs/>
            <w:sz w:val="24"/>
            <w:szCs w:val="24"/>
          </w:rPr>
          <w:t>showed a residual negative correlation with</w:t>
        </w:r>
      </w:ins>
      <w:ins w:id="716" w:author="Emma Hudgins" w:date="2023-06-09T14:29:00Z">
        <w:r w:rsidR="009A2A33">
          <w:rPr>
            <w:rFonts w:ascii="Times New Roman" w:eastAsia="Times New Roman" w:hAnsi="Times New Roman" w:cs="Times New Roman"/>
            <w:bCs/>
            <w:sz w:val="24"/>
            <w:szCs w:val="24"/>
          </w:rPr>
          <w:t xml:space="preserve"> missing teeth (</w:t>
        </w:r>
      </w:ins>
      <w:ins w:id="717" w:author="Emma Hudgins" w:date="2023-06-11T23:25:00Z">
        <w:r w:rsidR="00A97AFA">
          <w:rPr>
            <w:rFonts w:ascii="Times New Roman" w:eastAsia="Times New Roman" w:hAnsi="Times New Roman" w:cs="Times New Roman"/>
            <w:bCs/>
            <w:sz w:val="24"/>
            <w:szCs w:val="24"/>
          </w:rPr>
          <w:sym w:font="Symbol" w:char="F062"/>
        </w:r>
        <w:r w:rsidR="00A97AFA">
          <w:rPr>
            <w:rFonts w:ascii="Times New Roman" w:eastAsia="Times New Roman" w:hAnsi="Times New Roman" w:cs="Times New Roman"/>
            <w:bCs/>
            <w:sz w:val="24"/>
            <w:szCs w:val="24"/>
          </w:rPr>
          <w:t>= -0.3</w:t>
        </w:r>
      </w:ins>
      <w:ins w:id="718" w:author="Emma Hudgins" w:date="2023-06-11T23:26:00Z">
        <w:r w:rsidR="00A97AFA">
          <w:rPr>
            <w:rFonts w:ascii="Times New Roman" w:eastAsia="Times New Roman" w:hAnsi="Times New Roman" w:cs="Times New Roman"/>
            <w:bCs/>
            <w:sz w:val="24"/>
            <w:szCs w:val="24"/>
          </w:rPr>
          <w:t>4</w:t>
        </w:r>
      </w:ins>
      <w:ins w:id="719" w:author="Emma Hudgins" w:date="2023-06-11T23:25:00Z">
        <w:r w:rsidR="00A97AFA">
          <w:rPr>
            <w:rFonts w:ascii="Times New Roman" w:eastAsia="Times New Roman" w:hAnsi="Times New Roman" w:cs="Times New Roman"/>
            <w:bCs/>
            <w:sz w:val="24"/>
            <w:szCs w:val="24"/>
          </w:rPr>
          <w:t>, SE=0.</w:t>
        </w:r>
      </w:ins>
      <w:ins w:id="720" w:author="Emma Hudgins" w:date="2023-06-11T23:26:00Z">
        <w:r w:rsidR="00A97AFA">
          <w:rPr>
            <w:rFonts w:ascii="Times New Roman" w:eastAsia="Times New Roman" w:hAnsi="Times New Roman" w:cs="Times New Roman"/>
            <w:bCs/>
            <w:sz w:val="24"/>
            <w:szCs w:val="24"/>
          </w:rPr>
          <w:t>17</w:t>
        </w:r>
      </w:ins>
      <w:ins w:id="721" w:author="Emma Hudgins" w:date="2023-06-11T23:25:00Z">
        <w:r w:rsidR="00A97AFA">
          <w:rPr>
            <w:rFonts w:ascii="Times New Roman" w:eastAsia="Times New Roman" w:hAnsi="Times New Roman" w:cs="Times New Roman"/>
            <w:bCs/>
            <w:sz w:val="24"/>
            <w:szCs w:val="24"/>
          </w:rPr>
          <w:t>, p=0.04</w:t>
        </w:r>
      </w:ins>
      <w:ins w:id="722" w:author="Emma Hudgins" w:date="2023-06-11T23:26:00Z">
        <w:r w:rsidR="00A97AFA">
          <w:rPr>
            <w:rFonts w:ascii="Times New Roman" w:eastAsia="Times New Roman" w:hAnsi="Times New Roman" w:cs="Times New Roman"/>
            <w:bCs/>
            <w:sz w:val="24"/>
            <w:szCs w:val="24"/>
          </w:rPr>
          <w:t>7</w:t>
        </w:r>
      </w:ins>
      <w:ins w:id="723" w:author="Emma Hudgins" w:date="2023-06-09T14:29:00Z">
        <w:r w:rsidR="009A2A33">
          <w:rPr>
            <w:rFonts w:ascii="Times New Roman" w:eastAsia="Times New Roman" w:hAnsi="Times New Roman" w:cs="Times New Roman"/>
            <w:bCs/>
            <w:sz w:val="24"/>
            <w:szCs w:val="24"/>
          </w:rPr>
          <w:t>). The results were weaker across stratifications, with greenness remaining</w:t>
        </w:r>
      </w:ins>
      <w:ins w:id="724" w:author="Emma Hudgins" w:date="2023-06-09T14:30:00Z">
        <w:r w:rsidR="009A2A33">
          <w:rPr>
            <w:rFonts w:ascii="Times New Roman" w:eastAsia="Times New Roman" w:hAnsi="Times New Roman" w:cs="Times New Roman"/>
            <w:bCs/>
            <w:sz w:val="24"/>
            <w:szCs w:val="24"/>
          </w:rPr>
          <w:t xml:space="preserve"> only marginally</w:t>
        </w:r>
      </w:ins>
      <w:ins w:id="725" w:author="Emma Hudgins" w:date="2023-06-09T14:29:00Z">
        <w:r w:rsidR="009A2A33">
          <w:rPr>
            <w:rFonts w:ascii="Times New Roman" w:eastAsia="Times New Roman" w:hAnsi="Times New Roman" w:cs="Times New Roman"/>
            <w:bCs/>
            <w:sz w:val="24"/>
            <w:szCs w:val="24"/>
          </w:rPr>
          <w:t xml:space="preserve"> significant </w:t>
        </w:r>
      </w:ins>
      <w:ins w:id="726" w:author="Emma Hudgins" w:date="2023-06-09T14:30:00Z">
        <w:r w:rsidR="009A2A33">
          <w:rPr>
            <w:rFonts w:ascii="Times New Roman" w:eastAsia="Times New Roman" w:hAnsi="Times New Roman" w:cs="Times New Roman"/>
            <w:bCs/>
            <w:sz w:val="24"/>
            <w:szCs w:val="24"/>
          </w:rPr>
          <w:t>in the low marginalization stratification beyond model</w:t>
        </w:r>
      </w:ins>
      <w:ins w:id="727" w:author="Emma Hudgins" w:date="2023-06-11T23:28:00Z">
        <w:r w:rsidR="00FD0DF7">
          <w:rPr>
            <w:rFonts w:ascii="Times New Roman" w:eastAsia="Times New Roman" w:hAnsi="Times New Roman" w:cs="Times New Roman"/>
            <w:bCs/>
            <w:sz w:val="24"/>
            <w:szCs w:val="24"/>
          </w:rPr>
          <w:t xml:space="preserve"> 1 (</w:t>
        </w:r>
        <w:r w:rsidR="00FD0DF7">
          <w:rPr>
            <w:rFonts w:ascii="Times New Roman" w:eastAsia="Times New Roman" w:hAnsi="Times New Roman" w:cs="Times New Roman"/>
            <w:bCs/>
            <w:sz w:val="24"/>
            <w:szCs w:val="24"/>
          </w:rPr>
          <w:sym w:font="Symbol" w:char="F062"/>
        </w:r>
        <w:r w:rsidR="00FD0DF7">
          <w:rPr>
            <w:rFonts w:ascii="Times New Roman" w:eastAsia="Times New Roman" w:hAnsi="Times New Roman" w:cs="Times New Roman"/>
            <w:bCs/>
            <w:sz w:val="24"/>
            <w:szCs w:val="24"/>
          </w:rPr>
          <w:t>=</w:t>
        </w:r>
      </w:ins>
      <w:ins w:id="728" w:author="Emma Hudgins" w:date="2023-06-11T23:29:00Z">
        <w:r w:rsidR="00FD0DF7">
          <w:rPr>
            <w:rFonts w:ascii="Times New Roman" w:eastAsia="Times New Roman" w:hAnsi="Times New Roman" w:cs="Times New Roman"/>
            <w:bCs/>
            <w:sz w:val="24"/>
            <w:szCs w:val="24"/>
          </w:rPr>
          <w:t>0.0</w:t>
        </w:r>
      </w:ins>
      <w:ins w:id="729" w:author="Emma Hudgins" w:date="2023-06-11T23:32:00Z">
        <w:r w:rsidR="008400FE">
          <w:rPr>
            <w:rFonts w:ascii="Times New Roman" w:eastAsia="Times New Roman" w:hAnsi="Times New Roman" w:cs="Times New Roman"/>
            <w:bCs/>
            <w:sz w:val="24"/>
            <w:szCs w:val="24"/>
          </w:rPr>
          <w:t>86</w:t>
        </w:r>
      </w:ins>
      <w:ins w:id="730" w:author="Emma Hudgins" w:date="2023-06-11T23:28:00Z">
        <w:r w:rsidR="00FD0DF7">
          <w:rPr>
            <w:rFonts w:ascii="Times New Roman" w:eastAsia="Times New Roman" w:hAnsi="Times New Roman" w:cs="Times New Roman"/>
            <w:bCs/>
            <w:sz w:val="24"/>
            <w:szCs w:val="24"/>
          </w:rPr>
          <w:t>, SE=0.0</w:t>
        </w:r>
      </w:ins>
      <w:ins w:id="731" w:author="Emma Hudgins" w:date="2023-06-11T23:32:00Z">
        <w:r w:rsidR="008400FE">
          <w:rPr>
            <w:rFonts w:ascii="Times New Roman" w:eastAsia="Times New Roman" w:hAnsi="Times New Roman" w:cs="Times New Roman"/>
            <w:bCs/>
            <w:sz w:val="24"/>
            <w:szCs w:val="24"/>
          </w:rPr>
          <w:t>41</w:t>
        </w:r>
      </w:ins>
      <w:ins w:id="732" w:author="Emma Hudgins" w:date="2023-06-11T23:28:00Z">
        <w:r w:rsidR="00FD0DF7">
          <w:rPr>
            <w:rFonts w:ascii="Times New Roman" w:eastAsia="Times New Roman" w:hAnsi="Times New Roman" w:cs="Times New Roman"/>
            <w:bCs/>
            <w:sz w:val="24"/>
            <w:szCs w:val="24"/>
          </w:rPr>
          <w:t>, p=0.0</w:t>
        </w:r>
      </w:ins>
      <w:ins w:id="733" w:author="Emma Hudgins" w:date="2023-06-11T23:29:00Z">
        <w:r w:rsidR="00FD0DF7">
          <w:rPr>
            <w:rFonts w:ascii="Times New Roman" w:eastAsia="Times New Roman" w:hAnsi="Times New Roman" w:cs="Times New Roman"/>
            <w:bCs/>
            <w:sz w:val="24"/>
            <w:szCs w:val="24"/>
          </w:rPr>
          <w:t>3</w:t>
        </w:r>
      </w:ins>
      <w:ins w:id="734" w:author="Emma Hudgins" w:date="2023-06-11T23:33:00Z">
        <w:r w:rsidR="008400FE">
          <w:rPr>
            <w:rFonts w:ascii="Times New Roman" w:eastAsia="Times New Roman" w:hAnsi="Times New Roman" w:cs="Times New Roman"/>
            <w:bCs/>
            <w:sz w:val="24"/>
            <w:szCs w:val="24"/>
          </w:rPr>
          <w:t>8</w:t>
        </w:r>
      </w:ins>
      <w:ins w:id="735" w:author="Emma Hudgins" w:date="2023-06-11T23:28:00Z">
        <w:r w:rsidR="00FD0DF7">
          <w:rPr>
            <w:rFonts w:ascii="Times New Roman" w:eastAsia="Times New Roman" w:hAnsi="Times New Roman" w:cs="Times New Roman"/>
            <w:bCs/>
            <w:sz w:val="24"/>
            <w:szCs w:val="24"/>
          </w:rPr>
          <w:t xml:space="preserve"> in model 4). </w:t>
        </w:r>
      </w:ins>
      <w:ins w:id="736" w:author="Emma Hudgins" w:date="2023-06-09T14:31:00Z">
        <w:r w:rsidR="009A2A33">
          <w:rPr>
            <w:rFonts w:ascii="Times New Roman" w:eastAsia="Times New Roman" w:hAnsi="Times New Roman" w:cs="Times New Roman"/>
            <w:bCs/>
            <w:sz w:val="24"/>
            <w:szCs w:val="24"/>
          </w:rPr>
          <w:t>Bird diversity was nearly significant</w:t>
        </w:r>
        <w:r w:rsidR="005401C3">
          <w:rPr>
            <w:rFonts w:ascii="Times New Roman" w:eastAsia="Times New Roman" w:hAnsi="Times New Roman" w:cs="Times New Roman"/>
            <w:bCs/>
            <w:sz w:val="24"/>
            <w:szCs w:val="24"/>
          </w:rPr>
          <w:t>ly negatively related to stress</w:t>
        </w:r>
        <w:r w:rsidR="009A2A33">
          <w:rPr>
            <w:rFonts w:ascii="Times New Roman" w:eastAsia="Times New Roman" w:hAnsi="Times New Roman" w:cs="Times New Roman"/>
            <w:bCs/>
            <w:sz w:val="24"/>
            <w:szCs w:val="24"/>
          </w:rPr>
          <w:t xml:space="preserve"> in models 1 and 2 in the high diversity stratifica</w:t>
        </w:r>
        <w:r w:rsidR="005401C3">
          <w:rPr>
            <w:rFonts w:ascii="Times New Roman" w:eastAsia="Times New Roman" w:hAnsi="Times New Roman" w:cs="Times New Roman"/>
            <w:bCs/>
            <w:sz w:val="24"/>
            <w:szCs w:val="24"/>
          </w:rPr>
          <w:t>t</w:t>
        </w:r>
        <w:r w:rsidR="009A2A33">
          <w:rPr>
            <w:rFonts w:ascii="Times New Roman" w:eastAsia="Times New Roman" w:hAnsi="Times New Roman" w:cs="Times New Roman"/>
            <w:bCs/>
            <w:sz w:val="24"/>
            <w:szCs w:val="24"/>
          </w:rPr>
          <w:t>ion</w:t>
        </w:r>
        <w:r w:rsidR="005401C3">
          <w:rPr>
            <w:rFonts w:ascii="Times New Roman" w:eastAsia="Times New Roman" w:hAnsi="Times New Roman" w:cs="Times New Roman"/>
            <w:bCs/>
            <w:sz w:val="24"/>
            <w:szCs w:val="24"/>
          </w:rPr>
          <w:t>, while distance to blue space was nearly po</w:t>
        </w:r>
      </w:ins>
      <w:ins w:id="737" w:author="Emma Hudgins" w:date="2023-06-09T14:32:00Z">
        <w:r w:rsidR="005401C3">
          <w:rPr>
            <w:rFonts w:ascii="Times New Roman" w:eastAsia="Times New Roman" w:hAnsi="Times New Roman" w:cs="Times New Roman"/>
            <w:bCs/>
            <w:sz w:val="24"/>
            <w:szCs w:val="24"/>
          </w:rPr>
          <w:t xml:space="preserve">sitively related to stress in model 1, and greenness (NDVI) was </w:t>
        </w:r>
      </w:ins>
      <w:ins w:id="738" w:author="Emma Hudgins" w:date="2023-06-11T17:09:00Z">
        <w:r w:rsidR="00D1558C">
          <w:rPr>
            <w:rFonts w:ascii="Times New Roman" w:eastAsia="Times New Roman" w:hAnsi="Times New Roman" w:cs="Times New Roman"/>
            <w:bCs/>
            <w:sz w:val="24"/>
            <w:szCs w:val="24"/>
          </w:rPr>
          <w:t>marginally</w:t>
        </w:r>
      </w:ins>
      <w:ins w:id="739" w:author="Emma Hudgins" w:date="2023-06-09T14:32:00Z">
        <w:r w:rsidR="005401C3">
          <w:rPr>
            <w:rFonts w:ascii="Times New Roman" w:eastAsia="Times New Roman" w:hAnsi="Times New Roman" w:cs="Times New Roman"/>
            <w:bCs/>
            <w:sz w:val="24"/>
            <w:szCs w:val="24"/>
          </w:rPr>
          <w:t xml:space="preserve"> positivel</w:t>
        </w:r>
      </w:ins>
      <w:ins w:id="740" w:author="Emma Hudgins" w:date="2023-06-09T15:31:00Z">
        <w:r w:rsidR="009A3E00">
          <w:rPr>
            <w:rFonts w:ascii="Times New Roman" w:eastAsia="Times New Roman" w:hAnsi="Times New Roman" w:cs="Times New Roman"/>
            <w:bCs/>
            <w:sz w:val="24"/>
            <w:szCs w:val="24"/>
          </w:rPr>
          <w:t>y</w:t>
        </w:r>
      </w:ins>
      <w:ins w:id="741" w:author="Emma Hudgins" w:date="2023-06-09T14:32:00Z">
        <w:r w:rsidR="005401C3">
          <w:rPr>
            <w:rFonts w:ascii="Times New Roman" w:eastAsia="Times New Roman" w:hAnsi="Times New Roman" w:cs="Times New Roman"/>
            <w:bCs/>
            <w:sz w:val="24"/>
            <w:szCs w:val="24"/>
          </w:rPr>
          <w:t xml:space="preserve"> related to stress in models 1-4</w:t>
        </w:r>
      </w:ins>
      <w:ins w:id="742" w:author="Emma Hudgins" w:date="2023-06-11T17:09:00Z">
        <w:r w:rsidR="00D1558C">
          <w:rPr>
            <w:rFonts w:ascii="Times New Roman" w:eastAsia="Times New Roman" w:hAnsi="Times New Roman" w:cs="Times New Roman"/>
            <w:bCs/>
            <w:sz w:val="24"/>
            <w:szCs w:val="24"/>
          </w:rPr>
          <w:t xml:space="preserve"> </w:t>
        </w:r>
      </w:ins>
      <w:ins w:id="743" w:author="Emma Hudgins" w:date="2023-06-11T23:31:00Z">
        <w:r w:rsidR="00FD0DF7">
          <w:rPr>
            <w:rFonts w:ascii="Times New Roman" w:eastAsia="Times New Roman" w:hAnsi="Times New Roman" w:cs="Times New Roman"/>
            <w:bCs/>
            <w:sz w:val="24"/>
            <w:szCs w:val="24"/>
          </w:rPr>
          <w:t>(</w:t>
        </w:r>
        <w:r w:rsidR="00FD0DF7">
          <w:rPr>
            <w:rFonts w:ascii="Times New Roman" w:eastAsia="Times New Roman" w:hAnsi="Times New Roman" w:cs="Times New Roman"/>
            <w:bCs/>
            <w:sz w:val="24"/>
            <w:szCs w:val="24"/>
          </w:rPr>
          <w:sym w:font="Symbol" w:char="F062"/>
        </w:r>
        <w:r w:rsidR="00FD0DF7">
          <w:rPr>
            <w:rFonts w:ascii="Times New Roman" w:eastAsia="Times New Roman" w:hAnsi="Times New Roman" w:cs="Times New Roman"/>
            <w:bCs/>
            <w:sz w:val="24"/>
            <w:szCs w:val="24"/>
          </w:rPr>
          <w:t xml:space="preserve">= 0.074, SE=0.035, p=0.033 </w:t>
        </w:r>
      </w:ins>
      <w:ins w:id="744" w:author="Emma Hudgins" w:date="2023-06-11T17:09:00Z">
        <w:r w:rsidR="00D1558C">
          <w:rPr>
            <w:rFonts w:ascii="Times New Roman" w:eastAsia="Times New Roman" w:hAnsi="Times New Roman" w:cs="Times New Roman"/>
            <w:bCs/>
            <w:sz w:val="24"/>
            <w:szCs w:val="24"/>
          </w:rPr>
          <w:t>in model 4)</w:t>
        </w:r>
      </w:ins>
      <w:ins w:id="745" w:author="Emma Hudgins" w:date="2023-06-09T14:32:00Z">
        <w:r w:rsidR="005401C3">
          <w:rPr>
            <w:rFonts w:ascii="Times New Roman" w:eastAsia="Times New Roman" w:hAnsi="Times New Roman" w:cs="Times New Roman"/>
            <w:bCs/>
            <w:sz w:val="24"/>
            <w:szCs w:val="24"/>
          </w:rPr>
          <w:t>.</w:t>
        </w:r>
      </w:ins>
      <w:ins w:id="746" w:author="Emma Hudgins" w:date="2023-06-11T17:17:00Z">
        <w:r w:rsidR="00D550EE">
          <w:rPr>
            <w:rFonts w:ascii="Times New Roman" w:eastAsia="Times New Roman" w:hAnsi="Times New Roman" w:cs="Times New Roman"/>
            <w:bCs/>
            <w:sz w:val="24"/>
            <w:szCs w:val="24"/>
          </w:rPr>
          <w:t xml:space="preserve"> </w:t>
        </w:r>
      </w:ins>
      <w:del w:id="747" w:author="Emma Hudgins" w:date="2023-06-09T14:29:00Z">
        <w:r w:rsidR="00BE3BC9" w:rsidDel="009A2A33">
          <w:rPr>
            <w:rFonts w:ascii="Times New Roman" w:eastAsia="Times New Roman" w:hAnsi="Times New Roman" w:cs="Times New Roman"/>
            <w:bCs/>
            <w:sz w:val="24"/>
            <w:szCs w:val="24"/>
          </w:rPr>
          <w:delText>In some models,</w:delText>
        </w:r>
      </w:del>
      <w:ins w:id="748" w:author="Prince Ware, Stephanie (PHAC/ASPC)" w:date="2023-05-09T14:57:00Z">
        <w:del w:id="749" w:author="Emma Hudgins" w:date="2023-06-09T14:29:00Z">
          <w:r w:rsidR="003D051C" w:rsidDel="009A2A33">
            <w:rPr>
              <w:rFonts w:ascii="Times New Roman" w:eastAsia="Times New Roman" w:hAnsi="Times New Roman" w:cs="Times New Roman"/>
              <w:bCs/>
              <w:sz w:val="24"/>
              <w:szCs w:val="24"/>
            </w:rPr>
            <w:delText xml:space="preserve"> </w:delText>
          </w:r>
        </w:del>
      </w:ins>
      <w:del w:id="750" w:author="Emma Hudgins" w:date="2023-06-09T14:29:00Z">
        <w:r w:rsidR="00BE3BC9" w:rsidDel="009A2A33">
          <w:rPr>
            <w:rFonts w:ascii="Times New Roman" w:eastAsia="Times New Roman" w:hAnsi="Times New Roman" w:cs="Times New Roman"/>
            <w:bCs/>
            <w:sz w:val="24"/>
            <w:szCs w:val="24"/>
          </w:rPr>
          <w:delText xml:space="preserve">%  bluespace and distance to greenspace switched to weak negative terms. </w:delText>
        </w:r>
        <w:r w:rsidDel="009A2A33">
          <w:rPr>
            <w:rFonts w:ascii="Times New Roman" w:eastAsia="Times New Roman" w:hAnsi="Times New Roman" w:cs="Times New Roman"/>
            <w:bCs/>
            <w:sz w:val="24"/>
            <w:szCs w:val="24"/>
          </w:rPr>
          <w:delText xml:space="preserve">None of these effects matched the strength of the sociodemographic variables, </w:delText>
        </w:r>
        <w:r w:rsidRPr="00DA5167" w:rsidDel="009A2A33">
          <w:rPr>
            <w:rFonts w:ascii="Times New Roman" w:eastAsia="Times New Roman" w:hAnsi="Times New Roman" w:cs="Times New Roman"/>
            <w:bCs/>
            <w:sz w:val="24"/>
            <w:szCs w:val="24"/>
          </w:rPr>
          <w:delText xml:space="preserve">particularly race, marital status, age, sex and immigration status. Income had a comparably weaker effect, especially in the </w:delText>
        </w:r>
        <w:r w:rsidR="00A17CE4" w:rsidDel="009A2A33">
          <w:rPr>
            <w:rFonts w:ascii="Times New Roman" w:eastAsia="Times New Roman" w:hAnsi="Times New Roman" w:cs="Times New Roman"/>
            <w:bCs/>
            <w:sz w:val="24"/>
            <w:szCs w:val="24"/>
          </w:rPr>
          <w:delText xml:space="preserve">self-reported </w:delText>
        </w:r>
        <w:r w:rsidRPr="00DA5167" w:rsidDel="009A2A33">
          <w:rPr>
            <w:rFonts w:ascii="Times New Roman" w:eastAsia="Times New Roman" w:hAnsi="Times New Roman" w:cs="Times New Roman"/>
            <w:bCs/>
            <w:sz w:val="24"/>
            <w:szCs w:val="24"/>
          </w:rPr>
          <w:delText>stress model</w:delText>
        </w:r>
        <w:r w:rsidR="00A17CE4" w:rsidDel="009A2A33">
          <w:rPr>
            <w:rFonts w:ascii="Times New Roman" w:eastAsia="Times New Roman" w:hAnsi="Times New Roman" w:cs="Times New Roman"/>
            <w:bCs/>
            <w:sz w:val="24"/>
            <w:szCs w:val="24"/>
          </w:rPr>
          <w:delText>s</w:delText>
        </w:r>
        <w:r w:rsidR="00C86532" w:rsidDel="009A2A33">
          <w:rPr>
            <w:rFonts w:ascii="Times New Roman" w:eastAsia="Times New Roman" w:hAnsi="Times New Roman" w:cs="Times New Roman"/>
            <w:bCs/>
            <w:sz w:val="24"/>
            <w:szCs w:val="24"/>
          </w:rPr>
          <w:delText>.</w:delText>
        </w:r>
      </w:del>
    </w:p>
    <w:p w14:paraId="0E593673" w14:textId="7CB37F0C" w:rsidR="004A0675" w:rsidRDefault="004A0675" w:rsidP="00DA5167">
      <w:pPr>
        <w:spacing w:after="160" w:line="256" w:lineRule="auto"/>
        <w:rPr>
          <w:ins w:id="751" w:author="Emma Hudgins" w:date="2023-06-12T23:44:00Z"/>
          <w:rFonts w:ascii="Times New Roman" w:eastAsia="Times New Roman" w:hAnsi="Times New Roman" w:cs="Times New Roman"/>
          <w:bCs/>
          <w:sz w:val="24"/>
          <w:szCs w:val="24"/>
        </w:rPr>
      </w:pPr>
    </w:p>
    <w:p w14:paraId="4DE553E7" w14:textId="338C124E" w:rsidR="008A02ED" w:rsidRDefault="004A0675" w:rsidP="00DA5167">
      <w:pPr>
        <w:spacing w:after="160" w:line="256" w:lineRule="auto"/>
        <w:rPr>
          <w:ins w:id="752" w:author="Emma Hudgins" w:date="2023-06-12T23:53:00Z"/>
          <w:noProof/>
        </w:rPr>
      </w:pPr>
      <w:ins w:id="753" w:author="Emma Hudgins" w:date="2023-06-12T23:44:00Z">
        <w:r w:rsidRPr="004A0675">
          <w:rPr>
            <w:rFonts w:ascii="Times New Roman" w:eastAsia="Times New Roman" w:hAnsi="Times New Roman" w:cs="Times New Roman"/>
            <w:b/>
            <w:sz w:val="24"/>
            <w:szCs w:val="24"/>
            <w:rPrChange w:id="754" w:author="Emma Hudgins" w:date="2023-06-12T23:44:00Z">
              <w:rPr>
                <w:rFonts w:ascii="Times New Roman" w:eastAsia="Times New Roman" w:hAnsi="Times New Roman" w:cs="Times New Roman"/>
                <w:bCs/>
                <w:sz w:val="24"/>
                <w:szCs w:val="24"/>
              </w:rPr>
            </w:rPrChange>
          </w:rPr>
          <w:t xml:space="preserve">Figure </w:t>
        </w:r>
      </w:ins>
      <w:ins w:id="755" w:author="Emma Hudgins" w:date="2023-06-12T23:53:00Z">
        <w:r w:rsidR="008A02ED">
          <w:rPr>
            <w:rFonts w:ascii="Times New Roman" w:eastAsia="Times New Roman" w:hAnsi="Times New Roman" w:cs="Times New Roman"/>
            <w:b/>
            <w:sz w:val="24"/>
            <w:szCs w:val="24"/>
          </w:rPr>
          <w:t>3</w:t>
        </w:r>
      </w:ins>
      <w:ins w:id="756" w:author="Emma Hudgins" w:date="2023-06-12T23:44:00Z">
        <w:r w:rsidRPr="004A0675">
          <w:rPr>
            <w:rFonts w:ascii="Times New Roman" w:eastAsia="Times New Roman" w:hAnsi="Times New Roman" w:cs="Times New Roman"/>
            <w:b/>
            <w:sz w:val="24"/>
            <w:szCs w:val="24"/>
            <w:rPrChange w:id="757" w:author="Emma Hudgins" w:date="2023-06-12T23:44:00Z">
              <w:rPr>
                <w:rFonts w:ascii="Times New Roman" w:eastAsia="Times New Roman" w:hAnsi="Times New Roman" w:cs="Times New Roman"/>
                <w:bCs/>
                <w:sz w:val="24"/>
                <w:szCs w:val="24"/>
              </w:rPr>
            </w:rPrChange>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bCs/>
            <w:sz w:val="24"/>
            <w:szCs w:val="24"/>
          </w:rPr>
          <w:t xml:space="preserve">Model results for the logistic </w:t>
        </w:r>
      </w:ins>
      <w:ins w:id="758" w:author="Emma Hudgins" w:date="2023-06-12T23:45:00Z">
        <w:r>
          <w:rPr>
            <w:rFonts w:ascii="Times New Roman" w:eastAsia="Times New Roman" w:hAnsi="Times New Roman" w:cs="Times New Roman"/>
            <w:bCs/>
            <w:sz w:val="24"/>
            <w:szCs w:val="24"/>
          </w:rPr>
          <w:t xml:space="preserve">GAM for biodiversity and green and blue space on the incidence of </w:t>
        </w:r>
      </w:ins>
      <w:ins w:id="759" w:author="Emma Hudgins" w:date="2023-06-12T23:54:00Z">
        <w:r w:rsidR="008A02ED">
          <w:rPr>
            <w:rFonts w:ascii="Times New Roman" w:eastAsia="Times New Roman" w:hAnsi="Times New Roman" w:cs="Times New Roman"/>
            <w:bCs/>
            <w:sz w:val="24"/>
            <w:szCs w:val="24"/>
          </w:rPr>
          <w:t>high perceived life stress</w:t>
        </w:r>
      </w:ins>
      <w:ins w:id="760" w:author="Emma Hudgins" w:date="2023-06-12T23:45:00Z">
        <w:r>
          <w:rPr>
            <w:rFonts w:ascii="Times New Roman" w:eastAsia="Times New Roman" w:hAnsi="Times New Roman" w:cs="Times New Roman"/>
            <w:bCs/>
            <w:sz w:val="24"/>
            <w:szCs w:val="24"/>
          </w:rPr>
          <w:t xml:space="preserve">, adjusting for age, sex, SES covariates and health </w:t>
        </w:r>
        <w:proofErr w:type="spellStart"/>
        <w:r>
          <w:rPr>
            <w:rFonts w:ascii="Times New Roman" w:eastAsia="Times New Roman" w:hAnsi="Times New Roman" w:cs="Times New Roman"/>
            <w:bCs/>
            <w:sz w:val="24"/>
            <w:szCs w:val="24"/>
          </w:rPr>
          <w:t>behaviours</w:t>
        </w:r>
      </w:ins>
      <w:proofErr w:type="spellEnd"/>
      <w:ins w:id="761" w:author="Emma Hudgins" w:date="2023-06-12T23:47:00Z">
        <w:r w:rsidR="008A02ED">
          <w:rPr>
            <w:rFonts w:ascii="Times New Roman" w:eastAsia="Times New Roman" w:hAnsi="Times New Roman" w:cs="Times New Roman"/>
            <w:bCs/>
            <w:sz w:val="24"/>
            <w:szCs w:val="24"/>
          </w:rPr>
          <w:t xml:space="preserve"> </w:t>
        </w:r>
        <w:r w:rsidR="008A02ED" w:rsidRPr="008A02ED">
          <w:rPr>
            <w:rFonts w:ascii="Times New Roman" w:eastAsia="Times New Roman" w:hAnsi="Times New Roman" w:cs="Times New Roman"/>
            <w:bCs/>
            <w:sz w:val="24"/>
            <w:szCs w:val="24"/>
          </w:rPr>
          <w:t xml:space="preserve">across all CCHS respondents included in our analysis. Marriage contrasts are compared to married respondents, Employment </w:t>
        </w:r>
        <w:proofErr w:type="spellStart"/>
        <w:r w:rsidR="008A02ED" w:rsidRPr="008A02ED">
          <w:rPr>
            <w:rFonts w:ascii="Times New Roman" w:eastAsia="Times New Roman" w:hAnsi="Times New Roman" w:cs="Times New Roman"/>
            <w:bCs/>
            <w:sz w:val="24"/>
            <w:szCs w:val="24"/>
          </w:rPr>
          <w:t>contrasts</w:t>
        </w:r>
        <w:proofErr w:type="spellEnd"/>
        <w:r w:rsidR="008A02ED" w:rsidRPr="008A02ED">
          <w:rPr>
            <w:rFonts w:ascii="Times New Roman" w:eastAsia="Times New Roman" w:hAnsi="Times New Roman" w:cs="Times New Roman"/>
            <w:bCs/>
            <w:sz w:val="24"/>
            <w:szCs w:val="24"/>
          </w:rPr>
          <w:t xml:space="preserve"> are compared to unemployed respondents, Ethnicity contrasts are relative to non-white ethnicity, immigration contrasts are compared to white, Canadian-born respondents, Education contrasts are compared to respondents who did not graduate high school, Smoking cessation contrasts are relative to respondents who have </w:t>
        </w:r>
        <w:proofErr w:type="gramStart"/>
        <w:r w:rsidR="008A02ED" w:rsidRPr="008A02ED">
          <w:rPr>
            <w:rFonts w:ascii="Times New Roman" w:eastAsia="Times New Roman" w:hAnsi="Times New Roman" w:cs="Times New Roman"/>
            <w:bCs/>
            <w:sz w:val="24"/>
            <w:szCs w:val="24"/>
          </w:rPr>
          <w:t>quit</w:t>
        </w:r>
        <w:proofErr w:type="gramEnd"/>
        <w:r w:rsidR="008A02ED" w:rsidRPr="008A02ED">
          <w:rPr>
            <w:rFonts w:ascii="Times New Roman" w:eastAsia="Times New Roman" w:hAnsi="Times New Roman" w:cs="Times New Roman"/>
            <w:bCs/>
            <w:sz w:val="24"/>
            <w:szCs w:val="24"/>
          </w:rPr>
          <w:t xml:space="preserve"> smoking, and smoking frequency contrasts are relative to respondents who smoke daily. </w:t>
        </w:r>
      </w:ins>
      <w:proofErr w:type="gramStart"/>
      <w:ins w:id="762" w:author="Emma Hudgins" w:date="2023-06-12T23:54:00Z">
        <w:r w:rsidR="002E66FB" w:rsidRPr="002E66FB">
          <w:rPr>
            <w:rFonts w:ascii="Times New Roman" w:eastAsia="Times New Roman" w:hAnsi="Times New Roman" w:cs="Times New Roman"/>
            <w:bCs/>
            <w:sz w:val="24"/>
            <w:szCs w:val="24"/>
          </w:rPr>
          <w:t>he</w:t>
        </w:r>
        <w:proofErr w:type="gramEnd"/>
        <w:r w:rsidR="002E66FB" w:rsidRPr="002E66FB">
          <w:rPr>
            <w:rFonts w:ascii="Times New Roman" w:eastAsia="Times New Roman" w:hAnsi="Times New Roman" w:cs="Times New Roman"/>
            <w:bCs/>
            <w:sz w:val="24"/>
            <w:szCs w:val="24"/>
          </w:rPr>
          <w:t xml:space="preserve"> random effect term for CMA had empirical degrees of freedom of 15.38, </w:t>
        </w:r>
        <w:r w:rsidR="002E66FB" w:rsidRPr="002E66FB">
          <w:rPr>
            <w:rFonts w:ascii="Times New Roman" w:eastAsia="Times New Roman" w:hAnsi="Times New Roman" w:cs="Times New Roman"/>
            <w:bCs/>
            <w:sz w:val="24"/>
            <w:szCs w:val="24"/>
          </w:rPr>
          <w:sym w:font="Symbol" w:char="F043"/>
        </w:r>
        <w:r w:rsidR="002E66FB" w:rsidRPr="002E66FB">
          <w:rPr>
            <w:rFonts w:ascii="Times New Roman" w:eastAsia="Times New Roman" w:hAnsi="Times New Roman" w:cs="Times New Roman"/>
            <w:bCs/>
            <w:sz w:val="24"/>
            <w:szCs w:val="24"/>
            <w:vertAlign w:val="superscript"/>
          </w:rPr>
          <w:t>2</w:t>
        </w:r>
        <w:r w:rsidR="002E66FB" w:rsidRPr="002E66FB">
          <w:rPr>
            <w:rFonts w:ascii="Times New Roman" w:eastAsia="Times New Roman" w:hAnsi="Times New Roman" w:cs="Times New Roman"/>
            <w:bCs/>
            <w:sz w:val="24"/>
            <w:szCs w:val="24"/>
          </w:rPr>
          <w:t xml:space="preserve">=42.03, p=5.2E-06, while the year term was linearized due to high </w:t>
        </w:r>
        <w:proofErr w:type="spellStart"/>
        <w:r w:rsidR="002E66FB" w:rsidRPr="002E66FB">
          <w:rPr>
            <w:rFonts w:ascii="Times New Roman" w:eastAsia="Times New Roman" w:hAnsi="Times New Roman" w:cs="Times New Roman"/>
            <w:bCs/>
            <w:sz w:val="24"/>
            <w:szCs w:val="24"/>
          </w:rPr>
          <w:t>concurvity</w:t>
        </w:r>
        <w:proofErr w:type="spellEnd"/>
        <w:r w:rsidR="002E66FB" w:rsidRPr="002E66FB">
          <w:rPr>
            <w:rFonts w:ascii="Times New Roman" w:eastAsia="Times New Roman" w:hAnsi="Times New Roman" w:cs="Times New Roman"/>
            <w:bCs/>
            <w:sz w:val="24"/>
            <w:szCs w:val="24"/>
          </w:rPr>
          <w:t xml:space="preserve"> in model 1 (&gt;0.8). Model AIC=46207.20, R</w:t>
        </w:r>
        <w:r w:rsidR="002E66FB" w:rsidRPr="002E66FB">
          <w:rPr>
            <w:rFonts w:ascii="Times New Roman" w:eastAsia="Times New Roman" w:hAnsi="Times New Roman" w:cs="Times New Roman"/>
            <w:bCs/>
            <w:sz w:val="24"/>
            <w:szCs w:val="24"/>
            <w:vertAlign w:val="superscript"/>
          </w:rPr>
          <w:t>2</w:t>
        </w:r>
        <w:r w:rsidR="002E66FB" w:rsidRPr="002E66FB">
          <w:rPr>
            <w:rFonts w:ascii="Times New Roman" w:eastAsia="Times New Roman" w:hAnsi="Times New Roman" w:cs="Times New Roman"/>
            <w:bCs/>
            <w:sz w:val="24"/>
            <w:szCs w:val="24"/>
            <w:vertAlign w:val="subscript"/>
          </w:rPr>
          <w:t>adj</w:t>
        </w:r>
        <w:r w:rsidR="002E66FB" w:rsidRPr="002E66FB">
          <w:rPr>
            <w:rFonts w:ascii="Times New Roman" w:eastAsia="Times New Roman" w:hAnsi="Times New Roman" w:cs="Times New Roman"/>
            <w:bCs/>
            <w:sz w:val="24"/>
            <w:szCs w:val="24"/>
          </w:rPr>
          <w:t>=0.038, deviance explained=4.07 % (n=47543).</w:t>
        </w:r>
      </w:ins>
      <w:ins w:id="763" w:author="Emma Hudgins" w:date="2023-06-12T23:45:00Z">
        <w:r>
          <w:rPr>
            <w:rFonts w:ascii="Times New Roman" w:eastAsia="Times New Roman" w:hAnsi="Times New Roman" w:cs="Times New Roman"/>
            <w:bCs/>
            <w:sz w:val="24"/>
            <w:szCs w:val="24"/>
          </w:rPr>
          <w:t xml:space="preserve"> Significant terms are </w:t>
        </w:r>
        <w:proofErr w:type="spellStart"/>
        <w:r>
          <w:rPr>
            <w:rFonts w:ascii="Times New Roman" w:eastAsia="Times New Roman" w:hAnsi="Times New Roman" w:cs="Times New Roman"/>
            <w:bCs/>
            <w:sz w:val="24"/>
            <w:szCs w:val="24"/>
          </w:rPr>
          <w:t>coloured</w:t>
        </w:r>
        <w:proofErr w:type="spellEnd"/>
        <w:r>
          <w:rPr>
            <w:rFonts w:ascii="Times New Roman" w:eastAsia="Times New Roman" w:hAnsi="Times New Roman" w:cs="Times New Roman"/>
            <w:bCs/>
            <w:sz w:val="24"/>
            <w:szCs w:val="24"/>
          </w:rPr>
          <w:t xml:space="preserve"> in black while unsignificant terms are </w:t>
        </w:r>
        <w:proofErr w:type="spellStart"/>
        <w:r>
          <w:rPr>
            <w:rFonts w:ascii="Times New Roman" w:eastAsia="Times New Roman" w:hAnsi="Times New Roman" w:cs="Times New Roman"/>
            <w:bCs/>
            <w:sz w:val="24"/>
            <w:szCs w:val="24"/>
          </w:rPr>
          <w:t>coloured</w:t>
        </w:r>
        <w:proofErr w:type="spellEnd"/>
        <w:r>
          <w:rPr>
            <w:rFonts w:ascii="Times New Roman" w:eastAsia="Times New Roman" w:hAnsi="Times New Roman" w:cs="Times New Roman"/>
            <w:bCs/>
            <w:sz w:val="24"/>
            <w:szCs w:val="24"/>
          </w:rPr>
          <w:t xml:space="preserve"> in grey. Parameter estimates are displayed as an odds ratio, which indicates the relati</w:t>
        </w:r>
      </w:ins>
      <w:ins w:id="764" w:author="Emma Hudgins" w:date="2023-06-12T23:46:00Z">
        <w:r>
          <w:rPr>
            <w:rFonts w:ascii="Times New Roman" w:eastAsia="Times New Roman" w:hAnsi="Times New Roman" w:cs="Times New Roman"/>
            <w:bCs/>
            <w:sz w:val="24"/>
            <w:szCs w:val="24"/>
          </w:rPr>
          <w:t xml:space="preserve">ve risk of perceived poor mental health for a particular covariate level relative to a baseline in the case of categorical predictors, or for an increase of one standard deviation away from the mean value for continuous predictors. </w:t>
        </w:r>
      </w:ins>
      <w:ins w:id="765" w:author="Emma Hudgins" w:date="2023-06-12T23:48:00Z">
        <w:r w:rsidR="008A02ED">
          <w:rPr>
            <w:rFonts w:ascii="Times New Roman" w:eastAsia="Times New Roman" w:hAnsi="Times New Roman" w:cs="Times New Roman"/>
            <w:bCs/>
            <w:sz w:val="24"/>
            <w:szCs w:val="24"/>
          </w:rPr>
          <w:t>The “Immigrant (White, &lt;10 years)” term had very large confidence intervals spanning 0 that are not fully displayed. See Table S</w:t>
        </w:r>
      </w:ins>
      <w:ins w:id="766" w:author="Emma Hudgins" w:date="2023-06-12T23:54:00Z">
        <w:r w:rsidR="002E66FB">
          <w:rPr>
            <w:rFonts w:ascii="Times New Roman" w:eastAsia="Times New Roman" w:hAnsi="Times New Roman" w:cs="Times New Roman"/>
            <w:bCs/>
            <w:sz w:val="24"/>
            <w:szCs w:val="24"/>
          </w:rPr>
          <w:t>31</w:t>
        </w:r>
      </w:ins>
      <w:ins w:id="767" w:author="Emma Hudgins" w:date="2023-06-12T23:48:00Z">
        <w:r w:rsidR="008A02ED">
          <w:rPr>
            <w:rFonts w:ascii="Times New Roman" w:eastAsia="Times New Roman" w:hAnsi="Times New Roman" w:cs="Times New Roman"/>
            <w:bCs/>
            <w:sz w:val="24"/>
            <w:szCs w:val="24"/>
          </w:rPr>
          <w:t xml:space="preserve"> for exact parameter estimates.</w:t>
        </w:r>
      </w:ins>
      <w:ins w:id="768" w:author="Emma Hudgins" w:date="2023-06-12T23:53:00Z">
        <w:r w:rsidR="008A02ED" w:rsidRPr="008A02ED">
          <w:rPr>
            <w:noProof/>
          </w:rPr>
          <w:t xml:space="preserve"> </w:t>
        </w:r>
      </w:ins>
      <w:ins w:id="769" w:author="Emma Hudgins" w:date="2023-06-13T00:03:00Z">
        <w:r w:rsidR="00F9455F" w:rsidRPr="00F9455F">
          <w:rPr>
            <w:rFonts w:ascii="Times New Roman" w:hAnsi="Times New Roman" w:cs="Times New Roman"/>
            <w:noProof/>
            <w:rPrChange w:id="770" w:author="Emma Hudgins" w:date="2023-06-13T00:03:00Z">
              <w:rPr>
                <w:noProof/>
              </w:rPr>
            </w:rPrChange>
          </w:rPr>
          <w:t>Means and standard errors are shown</w:t>
        </w:r>
      </w:ins>
    </w:p>
    <w:p w14:paraId="0D1DF1F3" w14:textId="7F764BB1" w:rsidR="004A0675" w:rsidRDefault="008A02ED" w:rsidP="00DA5167">
      <w:pPr>
        <w:spacing w:after="160" w:line="256" w:lineRule="auto"/>
        <w:rPr>
          <w:ins w:id="771" w:author="Emma Hudgins" w:date="2023-06-13T00:02:00Z"/>
          <w:rFonts w:ascii="Times New Roman" w:eastAsia="Times New Roman" w:hAnsi="Times New Roman" w:cs="Times New Roman"/>
          <w:bCs/>
          <w:sz w:val="24"/>
          <w:szCs w:val="24"/>
        </w:rPr>
      </w:pPr>
      <w:ins w:id="772" w:author="Emma Hudgins" w:date="2023-06-12T23:53:00Z">
        <w:r w:rsidRPr="008A02ED">
          <w:rPr>
            <w:rFonts w:ascii="Times New Roman" w:eastAsia="Times New Roman" w:hAnsi="Times New Roman" w:cs="Times New Roman"/>
            <w:bCs/>
            <w:sz w:val="24"/>
            <w:szCs w:val="24"/>
          </w:rPr>
          <w:lastRenderedPageBreak/>
          <w:drawing>
            <wp:inline distT="0" distB="0" distL="0" distR="0" wp14:anchorId="46116761" wp14:editId="529722D3">
              <wp:extent cx="5733415" cy="4759960"/>
              <wp:effectExtent l="0" t="0" r="0" b="2540"/>
              <wp:docPr id="5" name="Picture 5" descr="A picture containing text, screenshot,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number, document&#10;&#10;Description automatically generated"/>
                      <pic:cNvPicPr/>
                    </pic:nvPicPr>
                    <pic:blipFill>
                      <a:blip r:embed="rId16"/>
                      <a:stretch>
                        <a:fillRect/>
                      </a:stretch>
                    </pic:blipFill>
                    <pic:spPr>
                      <a:xfrm>
                        <a:off x="0" y="0"/>
                        <a:ext cx="5733415" cy="4759960"/>
                      </a:xfrm>
                      <a:prstGeom prst="rect">
                        <a:avLst/>
                      </a:prstGeom>
                    </pic:spPr>
                  </pic:pic>
                </a:graphicData>
              </a:graphic>
            </wp:inline>
          </w:drawing>
        </w:r>
      </w:ins>
    </w:p>
    <w:p w14:paraId="7842C846" w14:textId="6376BEED" w:rsidR="00F9455F" w:rsidRDefault="00F9455F" w:rsidP="00DA5167">
      <w:pPr>
        <w:spacing w:after="160" w:line="256" w:lineRule="auto"/>
        <w:rPr>
          <w:ins w:id="773" w:author="Emma Hudgins" w:date="2023-06-13T00:02:00Z"/>
          <w:rFonts w:ascii="Times New Roman" w:eastAsia="Times New Roman" w:hAnsi="Times New Roman" w:cs="Times New Roman"/>
          <w:bCs/>
          <w:sz w:val="24"/>
          <w:szCs w:val="24"/>
        </w:rPr>
      </w:pPr>
    </w:p>
    <w:p w14:paraId="5D87710C" w14:textId="77D00B39" w:rsidR="00F9455F" w:rsidRPr="004A0675" w:rsidRDefault="00F9455F" w:rsidP="00DA5167">
      <w:pPr>
        <w:spacing w:after="160" w:line="256" w:lineRule="auto"/>
        <w:rPr>
          <w:rFonts w:ascii="Times New Roman" w:eastAsia="Times New Roman" w:hAnsi="Times New Roman" w:cs="Times New Roman"/>
          <w:bCs/>
          <w:sz w:val="24"/>
          <w:szCs w:val="24"/>
        </w:rPr>
      </w:pPr>
      <w:ins w:id="774" w:author="Emma Hudgins" w:date="2023-06-13T00:02:00Z">
        <w:r w:rsidRPr="00F9455F">
          <w:rPr>
            <w:rFonts w:ascii="Times New Roman" w:eastAsia="Times New Roman" w:hAnsi="Times New Roman" w:cs="Times New Roman"/>
            <w:b/>
            <w:sz w:val="24"/>
            <w:szCs w:val="24"/>
            <w:rPrChange w:id="775" w:author="Emma Hudgins" w:date="2023-06-13T00:02:00Z">
              <w:rPr>
                <w:rFonts w:ascii="Times New Roman" w:eastAsia="Times New Roman" w:hAnsi="Times New Roman" w:cs="Times New Roman"/>
                <w:bCs/>
                <w:sz w:val="24"/>
                <w:szCs w:val="24"/>
              </w:rPr>
            </w:rPrChange>
          </w:rPr>
          <w:t xml:space="preserve">Figure </w:t>
        </w:r>
      </w:ins>
      <w:ins w:id="776" w:author="Emma Hudgins" w:date="2023-06-13T00:06:00Z">
        <w:r>
          <w:rPr>
            <w:rFonts w:ascii="Times New Roman" w:eastAsia="Times New Roman" w:hAnsi="Times New Roman" w:cs="Times New Roman"/>
            <w:b/>
            <w:sz w:val="24"/>
            <w:szCs w:val="24"/>
          </w:rPr>
          <w:t>4</w:t>
        </w:r>
      </w:ins>
      <w:ins w:id="777" w:author="Emma Hudgins" w:date="2023-06-13T00:02:00Z">
        <w:r w:rsidRPr="00F9455F">
          <w:rPr>
            <w:rFonts w:ascii="Times New Roman" w:eastAsia="Times New Roman" w:hAnsi="Times New Roman" w:cs="Times New Roman"/>
            <w:b/>
            <w:sz w:val="24"/>
            <w:szCs w:val="24"/>
            <w:rPrChange w:id="778" w:author="Emma Hudgins" w:date="2023-06-13T00:02:00Z">
              <w:rPr>
                <w:rFonts w:ascii="Times New Roman" w:eastAsia="Times New Roman" w:hAnsi="Times New Roman" w:cs="Times New Roman"/>
                <w:bCs/>
                <w:sz w:val="24"/>
                <w:szCs w:val="24"/>
              </w:rPr>
            </w:rPrChange>
          </w:rPr>
          <w:t>.</w:t>
        </w:r>
        <w:r>
          <w:rPr>
            <w:rFonts w:ascii="Times New Roman" w:eastAsia="Times New Roman" w:hAnsi="Times New Roman" w:cs="Times New Roman"/>
            <w:bCs/>
            <w:sz w:val="24"/>
            <w:szCs w:val="24"/>
          </w:rPr>
          <w:t xml:space="preserve"> Modelled estimates of the</w:t>
        </w:r>
      </w:ins>
      <w:ins w:id="779" w:author="Emma Hudgins" w:date="2023-06-13T00:04:00Z">
        <w:r>
          <w:rPr>
            <w:rFonts w:ascii="Times New Roman" w:eastAsia="Times New Roman" w:hAnsi="Times New Roman" w:cs="Times New Roman"/>
            <w:bCs/>
            <w:sz w:val="24"/>
            <w:szCs w:val="24"/>
          </w:rPr>
          <w:t xml:space="preserve"> relative risk of</w:t>
        </w:r>
      </w:ins>
      <w:ins w:id="780" w:author="Emma Hudgins" w:date="2023-06-13T00:02:00Z">
        <w:r>
          <w:rPr>
            <w:rFonts w:ascii="Times New Roman" w:eastAsia="Times New Roman" w:hAnsi="Times New Roman" w:cs="Times New Roman"/>
            <w:bCs/>
            <w:sz w:val="24"/>
            <w:szCs w:val="24"/>
          </w:rPr>
          <w:t xml:space="preserve"> incidence </w:t>
        </w:r>
      </w:ins>
      <w:ins w:id="781" w:author="Emma Hudgins" w:date="2023-06-13T00:06:00Z">
        <w:r>
          <w:rPr>
            <w:rFonts w:ascii="Times New Roman" w:eastAsia="Times New Roman" w:hAnsi="Times New Roman" w:cs="Times New Roman"/>
            <w:bCs/>
            <w:sz w:val="24"/>
            <w:szCs w:val="24"/>
          </w:rPr>
          <w:t>high self-reported life stress</w:t>
        </w:r>
      </w:ins>
      <w:ins w:id="782" w:author="Emma Hudgins" w:date="2023-06-13T00:02:00Z">
        <w:r>
          <w:rPr>
            <w:rFonts w:ascii="Times New Roman" w:eastAsia="Times New Roman" w:hAnsi="Times New Roman" w:cs="Times New Roman"/>
            <w:bCs/>
            <w:sz w:val="24"/>
            <w:szCs w:val="24"/>
          </w:rPr>
          <w:t xml:space="preserve"> </w:t>
        </w:r>
      </w:ins>
      <w:ins w:id="783" w:author="Emma Hudgins" w:date="2023-06-13T00:03:00Z">
        <w:r>
          <w:rPr>
            <w:rFonts w:ascii="Times New Roman" w:eastAsia="Times New Roman" w:hAnsi="Times New Roman" w:cs="Times New Roman"/>
            <w:bCs/>
            <w:sz w:val="24"/>
            <w:szCs w:val="24"/>
          </w:rPr>
          <w:t>across our set of model adjustments</w:t>
        </w:r>
      </w:ins>
      <w:ins w:id="784" w:author="Emma Hudgins" w:date="2023-06-13T00:05:00Z">
        <w:r>
          <w:rPr>
            <w:rFonts w:ascii="Times New Roman" w:eastAsia="Times New Roman" w:hAnsi="Times New Roman" w:cs="Times New Roman"/>
            <w:bCs/>
            <w:sz w:val="24"/>
            <w:szCs w:val="24"/>
          </w:rPr>
          <w:t xml:space="preserve"> for </w:t>
        </w:r>
        <w:r w:rsidRPr="00F9455F">
          <w:rPr>
            <w:rFonts w:ascii="Times New Roman" w:eastAsia="Times New Roman" w:hAnsi="Times New Roman" w:cs="Times New Roman"/>
            <w:b/>
            <w:sz w:val="24"/>
            <w:szCs w:val="24"/>
            <w:rPrChange w:id="785" w:author="Emma Hudgins" w:date="2023-06-13T00:06:00Z">
              <w:rPr>
                <w:rFonts w:ascii="Times New Roman" w:eastAsia="Times New Roman" w:hAnsi="Times New Roman" w:cs="Times New Roman"/>
                <w:bCs/>
                <w:sz w:val="24"/>
                <w:szCs w:val="24"/>
              </w:rPr>
            </w:rPrChange>
          </w:rPr>
          <w:t>a.</w:t>
        </w:r>
        <w:r>
          <w:rPr>
            <w:rFonts w:ascii="Times New Roman" w:eastAsia="Times New Roman" w:hAnsi="Times New Roman" w:cs="Times New Roman"/>
            <w:bCs/>
            <w:sz w:val="24"/>
            <w:szCs w:val="24"/>
          </w:rPr>
          <w:t xml:space="preserve"> modeled bird species richness, </w:t>
        </w:r>
        <w:r w:rsidRPr="00F9455F">
          <w:rPr>
            <w:rFonts w:ascii="Times New Roman" w:eastAsia="Times New Roman" w:hAnsi="Times New Roman" w:cs="Times New Roman"/>
            <w:b/>
            <w:sz w:val="24"/>
            <w:szCs w:val="24"/>
            <w:rPrChange w:id="786" w:author="Emma Hudgins" w:date="2023-06-13T00:06:00Z">
              <w:rPr>
                <w:rFonts w:ascii="Times New Roman" w:eastAsia="Times New Roman" w:hAnsi="Times New Roman" w:cs="Times New Roman"/>
                <w:bCs/>
                <w:sz w:val="24"/>
                <w:szCs w:val="24"/>
              </w:rPr>
            </w:rPrChange>
          </w:rPr>
          <w:t>b.</w:t>
        </w:r>
        <w:r>
          <w:rPr>
            <w:rFonts w:ascii="Times New Roman" w:eastAsia="Times New Roman" w:hAnsi="Times New Roman" w:cs="Times New Roman"/>
            <w:bCs/>
            <w:sz w:val="24"/>
            <w:szCs w:val="24"/>
          </w:rPr>
          <w:t xml:space="preserve"> greenness in </w:t>
        </w:r>
        <w:proofErr w:type="spellStart"/>
        <w:r>
          <w:rPr>
            <w:rFonts w:ascii="Times New Roman" w:eastAsia="Times New Roman" w:hAnsi="Times New Roman" w:cs="Times New Roman"/>
            <w:bCs/>
            <w:sz w:val="24"/>
            <w:szCs w:val="24"/>
          </w:rPr>
          <w:t>postalcode</w:t>
        </w:r>
        <w:proofErr w:type="spellEnd"/>
        <w:r>
          <w:rPr>
            <w:rFonts w:ascii="Times New Roman" w:eastAsia="Times New Roman" w:hAnsi="Times New Roman" w:cs="Times New Roman"/>
            <w:bCs/>
            <w:sz w:val="24"/>
            <w:szCs w:val="24"/>
          </w:rPr>
          <w:t xml:space="preserve"> (NDVI) and </w:t>
        </w:r>
        <w:r w:rsidRPr="00F9455F">
          <w:rPr>
            <w:rFonts w:ascii="Times New Roman" w:eastAsia="Times New Roman" w:hAnsi="Times New Roman" w:cs="Times New Roman"/>
            <w:b/>
            <w:sz w:val="24"/>
            <w:szCs w:val="24"/>
            <w:rPrChange w:id="787" w:author="Emma Hudgins" w:date="2023-06-13T00:06:00Z">
              <w:rPr>
                <w:rFonts w:ascii="Times New Roman" w:eastAsia="Times New Roman" w:hAnsi="Times New Roman" w:cs="Times New Roman"/>
                <w:bCs/>
                <w:sz w:val="24"/>
                <w:szCs w:val="24"/>
              </w:rPr>
            </w:rPrChange>
          </w:rPr>
          <w:t>c.</w:t>
        </w:r>
        <w:r>
          <w:rPr>
            <w:rFonts w:ascii="Times New Roman" w:eastAsia="Times New Roman" w:hAnsi="Times New Roman" w:cs="Times New Roman"/>
            <w:bCs/>
            <w:sz w:val="24"/>
            <w:szCs w:val="24"/>
          </w:rPr>
          <w:t xml:space="preserve"> tree Shannon diversity</w:t>
        </w:r>
      </w:ins>
      <w:ins w:id="788" w:author="Emma Hudgins" w:date="2023-06-13T00:03:00Z">
        <w:r>
          <w:rPr>
            <w:rFonts w:ascii="Times New Roman" w:eastAsia="Times New Roman" w:hAnsi="Times New Roman" w:cs="Times New Roman"/>
            <w:bCs/>
            <w:sz w:val="24"/>
            <w:szCs w:val="24"/>
          </w:rPr>
          <w:t xml:space="preserve">. Means and standard errors are shown. Model 1 was fit only to biodiversity and green and blue space predictors, model 2 was </w:t>
        </w:r>
      </w:ins>
      <w:ins w:id="789" w:author="Emma Hudgins" w:date="2023-06-13T00:04:00Z">
        <w:r>
          <w:rPr>
            <w:rFonts w:ascii="Times New Roman" w:eastAsia="Times New Roman" w:hAnsi="Times New Roman" w:cs="Times New Roman"/>
            <w:bCs/>
            <w:sz w:val="24"/>
            <w:szCs w:val="24"/>
          </w:rPr>
          <w:t xml:space="preserve">further </w:t>
        </w:r>
      </w:ins>
      <w:ins w:id="790" w:author="Emma Hudgins" w:date="2023-06-13T00:03:00Z">
        <w:r>
          <w:rPr>
            <w:rFonts w:ascii="Times New Roman" w:eastAsia="Times New Roman" w:hAnsi="Times New Roman" w:cs="Times New Roman"/>
            <w:bCs/>
            <w:sz w:val="24"/>
            <w:szCs w:val="24"/>
          </w:rPr>
          <w:t xml:space="preserve">adjusted by age and sex, model 3 was </w:t>
        </w:r>
      </w:ins>
      <w:ins w:id="791" w:author="Emma Hudgins" w:date="2023-06-13T00:04:00Z">
        <w:r>
          <w:rPr>
            <w:rFonts w:ascii="Times New Roman" w:eastAsia="Times New Roman" w:hAnsi="Times New Roman" w:cs="Times New Roman"/>
            <w:bCs/>
            <w:sz w:val="24"/>
            <w:szCs w:val="24"/>
          </w:rPr>
          <w:t xml:space="preserve">further </w:t>
        </w:r>
      </w:ins>
      <w:ins w:id="792" w:author="Emma Hudgins" w:date="2023-06-13T00:03:00Z">
        <w:r>
          <w:rPr>
            <w:rFonts w:ascii="Times New Roman" w:eastAsia="Times New Roman" w:hAnsi="Times New Roman" w:cs="Times New Roman"/>
            <w:bCs/>
            <w:sz w:val="24"/>
            <w:szCs w:val="24"/>
          </w:rPr>
          <w:t xml:space="preserve">adjusted by SES </w:t>
        </w:r>
      </w:ins>
      <w:ins w:id="793" w:author="Emma Hudgins" w:date="2023-06-13T00:04:00Z">
        <w:r>
          <w:rPr>
            <w:rFonts w:ascii="Times New Roman" w:eastAsia="Times New Roman" w:hAnsi="Times New Roman" w:cs="Times New Roman"/>
            <w:bCs/>
            <w:sz w:val="24"/>
            <w:szCs w:val="24"/>
          </w:rPr>
          <w:t xml:space="preserve">covariates, and model 4 was further adjusted by health </w:t>
        </w:r>
        <w:proofErr w:type="spellStart"/>
        <w:r>
          <w:rPr>
            <w:rFonts w:ascii="Times New Roman" w:eastAsia="Times New Roman" w:hAnsi="Times New Roman" w:cs="Times New Roman"/>
            <w:bCs/>
            <w:sz w:val="24"/>
            <w:szCs w:val="24"/>
          </w:rPr>
          <w:t>behaviours</w:t>
        </w:r>
        <w:proofErr w:type="spellEnd"/>
        <w:r>
          <w:rPr>
            <w:rFonts w:ascii="Times New Roman" w:eastAsia="Times New Roman" w:hAnsi="Times New Roman" w:cs="Times New Roman"/>
            <w:bCs/>
            <w:sz w:val="24"/>
            <w:szCs w:val="24"/>
          </w:rPr>
          <w:t>.</w:t>
        </w:r>
        <w:r w:rsidRPr="00F9455F">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Parameter estimates are displayed as odds ratio</w:t>
        </w:r>
      </w:ins>
      <w:ins w:id="794" w:author="Emma Hudgins" w:date="2023-06-13T00:05:00Z">
        <w:r>
          <w:rPr>
            <w:rFonts w:ascii="Times New Roman" w:eastAsia="Times New Roman" w:hAnsi="Times New Roman" w:cs="Times New Roman"/>
            <w:bCs/>
            <w:sz w:val="24"/>
            <w:szCs w:val="24"/>
          </w:rPr>
          <w:t>s</w:t>
        </w:r>
      </w:ins>
      <w:ins w:id="795" w:author="Emma Hudgins" w:date="2023-06-13T00:04:00Z">
        <w:r>
          <w:rPr>
            <w:rFonts w:ascii="Times New Roman" w:eastAsia="Times New Roman" w:hAnsi="Times New Roman" w:cs="Times New Roman"/>
            <w:bCs/>
            <w:sz w:val="24"/>
            <w:szCs w:val="24"/>
          </w:rPr>
          <w:t>, which indicate the relative risk for an increase of one standard deviation from the mean value for continuous predictors.</w:t>
        </w:r>
      </w:ins>
    </w:p>
    <w:p w14:paraId="127BF370" w14:textId="3B415221" w:rsidR="00DA5167" w:rsidDel="0010276A" w:rsidRDefault="00F9455F" w:rsidP="00A17CE4">
      <w:pPr>
        <w:pStyle w:val="Heading2"/>
        <w:rPr>
          <w:del w:id="796" w:author="Emma Hudgins" w:date="2023-06-08T17:56:00Z"/>
          <w:rFonts w:eastAsia="Times New Roman" w:cs="Times New Roman"/>
          <w:bCs/>
          <w:szCs w:val="24"/>
        </w:rPr>
      </w:pPr>
      <w:ins w:id="797" w:author="Emma Hudgins" w:date="2023-06-13T00:02:00Z">
        <w:r>
          <w:rPr>
            <w:rFonts w:eastAsia="Times New Roman" w:cs="Times New Roman"/>
            <w:bCs/>
            <w:noProof/>
            <w:szCs w:val="24"/>
          </w:rPr>
          <w:lastRenderedPageBreak/>
          <w:drawing>
            <wp:inline distT="0" distB="0" distL="0" distR="0" wp14:anchorId="55281595" wp14:editId="559F1157">
              <wp:extent cx="4186989" cy="3493717"/>
              <wp:effectExtent l="0" t="0" r="4445" b="0"/>
              <wp:docPr id="10" name="Picture 10"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iagram, line, paralle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0041" cy="3504608"/>
                      </a:xfrm>
                      <a:prstGeom prst="rect">
                        <a:avLst/>
                      </a:prstGeom>
                    </pic:spPr>
                  </pic:pic>
                </a:graphicData>
              </a:graphic>
            </wp:inline>
          </w:drawing>
        </w:r>
        <w:r>
          <w:rPr>
            <w:rFonts w:eastAsia="Times New Roman" w:cs="Times New Roman"/>
            <w:bCs/>
            <w:noProof/>
            <w:szCs w:val="24"/>
          </w:rPr>
          <w:drawing>
            <wp:inline distT="0" distB="0" distL="0" distR="0" wp14:anchorId="04BDFD9F" wp14:editId="2BFA0C9C">
              <wp:extent cx="4643330" cy="3869356"/>
              <wp:effectExtent l="0" t="0" r="5080" b="4445"/>
              <wp:docPr id="11" name="Picture 1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iagram, line, paralle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47140" cy="3872531"/>
                      </a:xfrm>
                      <a:prstGeom prst="rect">
                        <a:avLst/>
                      </a:prstGeom>
                    </pic:spPr>
                  </pic:pic>
                </a:graphicData>
              </a:graphic>
            </wp:inline>
          </w:drawing>
        </w:r>
        <w:r>
          <w:rPr>
            <w:rFonts w:eastAsia="Times New Roman" w:cs="Times New Roman"/>
            <w:bCs/>
            <w:noProof/>
            <w:szCs w:val="24"/>
          </w:rPr>
          <w:lastRenderedPageBreak/>
          <w:drawing>
            <wp:inline distT="0" distB="0" distL="0" distR="0" wp14:anchorId="53F88711" wp14:editId="7751A2F9">
              <wp:extent cx="4460317" cy="3696101"/>
              <wp:effectExtent l="0" t="0" r="0" b="0"/>
              <wp:docPr id="12" name="Picture 12"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iagram, line, parallel&#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63314" cy="3698584"/>
                      </a:xfrm>
                      <a:prstGeom prst="rect">
                        <a:avLst/>
                      </a:prstGeom>
                    </pic:spPr>
                  </pic:pic>
                </a:graphicData>
              </a:graphic>
            </wp:inline>
          </w:drawing>
        </w:r>
      </w:ins>
      <w:del w:id="798" w:author="Emma Hudgins" w:date="2023-06-08T17:56:00Z">
        <w:r w:rsidR="00C86532" w:rsidDel="0010276A">
          <w:rPr>
            <w:rFonts w:eastAsia="Times New Roman" w:cs="Times New Roman"/>
            <w:bCs/>
            <w:szCs w:val="24"/>
          </w:rPr>
          <w:tab/>
        </w:r>
        <w:commentRangeStart w:id="799"/>
        <w:commentRangeStart w:id="800"/>
        <w:r w:rsidR="00C86532" w:rsidDel="001D4EF5">
          <w:rPr>
            <w:rFonts w:eastAsia="Times New Roman" w:cs="Times New Roman"/>
            <w:bCs/>
            <w:szCs w:val="24"/>
          </w:rPr>
          <w:delText xml:space="preserve">The </w:delText>
        </w:r>
        <w:r w:rsidR="00A17CE4" w:rsidDel="001D4EF5">
          <w:rPr>
            <w:rFonts w:eastAsia="Times New Roman" w:cs="Times New Roman"/>
            <w:bCs/>
            <w:szCs w:val="24"/>
          </w:rPr>
          <w:delText xml:space="preserve">K-10 psychological </w:delText>
        </w:r>
        <w:r w:rsidR="00C86532" w:rsidDel="001D4EF5">
          <w:rPr>
            <w:rFonts w:eastAsia="Times New Roman" w:cs="Times New Roman"/>
            <w:bCs/>
            <w:szCs w:val="24"/>
          </w:rPr>
          <w:delText>distress model</w:delText>
        </w:r>
        <w:r w:rsidR="00A643D0" w:rsidDel="001D4EF5">
          <w:rPr>
            <w:rFonts w:eastAsia="Times New Roman" w:cs="Times New Roman"/>
            <w:bCs/>
            <w:szCs w:val="24"/>
          </w:rPr>
          <w:delText>s</w:delText>
        </w:r>
        <w:r w:rsidR="00C86532" w:rsidDel="001D4EF5">
          <w:rPr>
            <w:rFonts w:eastAsia="Times New Roman" w:cs="Times New Roman"/>
            <w:bCs/>
            <w:szCs w:val="24"/>
          </w:rPr>
          <w:delText xml:space="preserve"> </w:delText>
        </w:r>
      </w:del>
      <w:ins w:id="801" w:author="Amber Pearson" w:date="2023-05-08T12:48:00Z">
        <w:del w:id="802" w:author="Emma Hudgins" w:date="2023-06-08T17:56:00Z">
          <w:r w:rsidR="00DA297F" w:rsidDel="001D4EF5">
            <w:rPr>
              <w:rFonts w:eastAsia="Times New Roman" w:cs="Times New Roman"/>
              <w:bCs/>
              <w:szCs w:val="24"/>
            </w:rPr>
            <w:delText xml:space="preserve">(model 3) </w:delText>
          </w:r>
        </w:del>
      </w:ins>
      <w:del w:id="803" w:author="Emma Hudgins" w:date="2023-06-08T17:56:00Z">
        <w:r w:rsidR="00C86532" w:rsidDel="001D4EF5">
          <w:rPr>
            <w:rFonts w:eastAsia="Times New Roman" w:cs="Times New Roman"/>
            <w:bCs/>
            <w:szCs w:val="24"/>
          </w:rPr>
          <w:delText xml:space="preserve">had quite different </w:delText>
        </w:r>
        <w:r w:rsidR="00A643D0" w:rsidDel="001D4EF5">
          <w:rPr>
            <w:rFonts w:eastAsia="Times New Roman" w:cs="Times New Roman"/>
            <w:bCs/>
            <w:szCs w:val="24"/>
          </w:rPr>
          <w:delText xml:space="preserve">parameter estimates than the models </w:delText>
        </w:r>
      </w:del>
      <w:ins w:id="804" w:author="Amber Pearson" w:date="2023-05-08T12:48:00Z">
        <w:del w:id="805" w:author="Emma Hudgins" w:date="2023-06-08T17:56:00Z">
          <w:r w:rsidR="00DA297F" w:rsidDel="001D4EF5">
            <w:rPr>
              <w:rFonts w:eastAsia="Times New Roman" w:cs="Times New Roman"/>
              <w:bCs/>
              <w:szCs w:val="24"/>
            </w:rPr>
            <w:delText>1 and 2</w:delText>
          </w:r>
        </w:del>
      </w:ins>
      <w:del w:id="806" w:author="Emma Hudgins" w:date="2023-06-08T17:56:00Z">
        <w:r w:rsidR="00A643D0" w:rsidDel="001D4EF5">
          <w:rPr>
            <w:rFonts w:eastAsia="Times New Roman" w:cs="Times New Roman"/>
            <w:bCs/>
            <w:szCs w:val="24"/>
          </w:rPr>
          <w:delText xml:space="preserve">for health and mental health. In these models, bird </w:delText>
        </w:r>
        <w:r w:rsidR="00A643D0" w:rsidRPr="00A643D0" w:rsidDel="001D4EF5">
          <w:rPr>
            <w:rFonts w:eastAsia="Times New Roman" w:cs="Times New Roman"/>
            <w:bCs/>
            <w:szCs w:val="24"/>
          </w:rPr>
          <w:delText>diversity</w:delText>
        </w:r>
        <w:r w:rsidR="00A643D0" w:rsidDel="001D4EF5">
          <w:rPr>
            <w:rFonts w:eastAsia="Times New Roman" w:cs="Times New Roman"/>
            <w:bCs/>
            <w:szCs w:val="24"/>
          </w:rPr>
          <w:delText>’s effect</w:delText>
        </w:r>
        <w:r w:rsidR="00A643D0" w:rsidRPr="00A643D0" w:rsidDel="001D4EF5">
          <w:rPr>
            <w:rFonts w:eastAsia="Times New Roman" w:cs="Times New Roman"/>
            <w:bCs/>
            <w:szCs w:val="24"/>
          </w:rPr>
          <w:delText xml:space="preserve"> remain</w:delText>
        </w:r>
        <w:r w:rsidR="00A643D0" w:rsidDel="001D4EF5">
          <w:rPr>
            <w:rFonts w:eastAsia="Times New Roman" w:cs="Times New Roman"/>
            <w:bCs/>
            <w:szCs w:val="24"/>
          </w:rPr>
          <w:delText xml:space="preserve">ed </w:delText>
        </w:r>
        <w:r w:rsidR="00A643D0" w:rsidRPr="00A643D0" w:rsidDel="001D4EF5">
          <w:rPr>
            <w:rFonts w:eastAsia="Times New Roman" w:cs="Times New Roman"/>
            <w:bCs/>
            <w:szCs w:val="24"/>
          </w:rPr>
          <w:delText xml:space="preserve">positive, </w:delText>
        </w:r>
        <w:r w:rsidR="00BE3BC9" w:rsidDel="001D4EF5">
          <w:rPr>
            <w:rFonts w:eastAsia="Times New Roman" w:cs="Times New Roman"/>
            <w:bCs/>
            <w:szCs w:val="24"/>
          </w:rPr>
          <w:delText xml:space="preserve">but </w:delText>
        </w:r>
        <w:r w:rsidR="00A643D0" w:rsidRPr="00A643D0" w:rsidDel="001D4EF5">
          <w:rPr>
            <w:rFonts w:eastAsia="Times New Roman" w:cs="Times New Roman"/>
            <w:bCs/>
            <w:szCs w:val="24"/>
          </w:rPr>
          <w:delText xml:space="preserve">greenness, blueness and ndvi </w:delText>
        </w:r>
        <w:r w:rsidR="00A643D0" w:rsidDel="001D4EF5">
          <w:rPr>
            <w:rFonts w:eastAsia="Times New Roman" w:cs="Times New Roman"/>
            <w:bCs/>
            <w:szCs w:val="24"/>
          </w:rPr>
          <w:delText>all became</w:delText>
        </w:r>
        <w:r w:rsidR="00A643D0" w:rsidRPr="00A643D0" w:rsidDel="001D4EF5">
          <w:rPr>
            <w:rFonts w:eastAsia="Times New Roman" w:cs="Times New Roman"/>
            <w:bCs/>
            <w:szCs w:val="24"/>
          </w:rPr>
          <w:delText xml:space="preserve"> negative</w:delText>
        </w:r>
        <w:r w:rsidR="00A643D0" w:rsidDel="001D4EF5">
          <w:rPr>
            <w:rFonts w:eastAsia="Times New Roman" w:cs="Times New Roman"/>
            <w:bCs/>
            <w:szCs w:val="24"/>
          </w:rPr>
          <w:delText xml:space="preserve">. </w:delText>
        </w:r>
        <w:r w:rsidR="00BE3BC9" w:rsidDel="001D4EF5">
          <w:rPr>
            <w:rFonts w:eastAsia="Times New Roman" w:cs="Times New Roman"/>
            <w:bCs/>
            <w:szCs w:val="24"/>
          </w:rPr>
          <w:delText xml:space="preserve">Tree diversity began as negative in the unadjusted model, and switched to positive in the fully-adjusted model. </w:delText>
        </w:r>
        <w:r w:rsidR="00A643D0" w:rsidDel="001D4EF5">
          <w:rPr>
            <w:rFonts w:eastAsia="Times New Roman" w:cs="Times New Roman"/>
            <w:bCs/>
            <w:szCs w:val="24"/>
          </w:rPr>
          <w:delText>The effect</w:delText>
        </w:r>
        <w:r w:rsidR="00BE3BC9" w:rsidDel="001D4EF5">
          <w:rPr>
            <w:rFonts w:eastAsia="Times New Roman" w:cs="Times New Roman"/>
            <w:bCs/>
            <w:szCs w:val="24"/>
          </w:rPr>
          <w:delText>s</w:delText>
        </w:r>
        <w:r w:rsidR="00A643D0" w:rsidDel="001D4EF5">
          <w:rPr>
            <w:rFonts w:eastAsia="Times New Roman" w:cs="Times New Roman"/>
            <w:bCs/>
            <w:szCs w:val="24"/>
          </w:rPr>
          <w:delText xml:space="preserve"> of postal code area</w:delText>
        </w:r>
        <w:r w:rsidR="00BE3BC9" w:rsidDel="001D4EF5">
          <w:rPr>
            <w:rFonts w:eastAsia="Times New Roman" w:cs="Times New Roman"/>
            <w:bCs/>
            <w:szCs w:val="24"/>
          </w:rPr>
          <w:delText xml:space="preserve"> and some levels of marriage and immigration</w:delText>
        </w:r>
        <w:r w:rsidR="00A643D0" w:rsidDel="001D4EF5">
          <w:rPr>
            <w:rFonts w:eastAsia="Times New Roman" w:cs="Times New Roman"/>
            <w:bCs/>
            <w:szCs w:val="24"/>
          </w:rPr>
          <w:delText xml:space="preserve"> also became very large, possibly indicative of variable separation. There were no non-missing entries for exercise </w:delText>
        </w:r>
      </w:del>
      <w:ins w:id="807" w:author="Amber Pearson" w:date="2023-05-08T12:49:00Z">
        <w:del w:id="808" w:author="Emma Hudgins" w:date="2023-06-08T17:56:00Z">
          <w:r w:rsidR="00DA297F" w:rsidDel="001D4EF5">
            <w:rPr>
              <w:rFonts w:eastAsia="Times New Roman" w:cs="Times New Roman"/>
              <w:bCs/>
              <w:szCs w:val="24"/>
            </w:rPr>
            <w:delText xml:space="preserve">physical activity </w:delText>
          </w:r>
        </w:del>
      </w:ins>
      <w:del w:id="809" w:author="Emma Hudgins" w:date="2023-06-08T17:56:00Z">
        <w:r w:rsidR="00A643D0" w:rsidDel="001D4EF5">
          <w:rPr>
            <w:rFonts w:eastAsia="Times New Roman" w:cs="Times New Roman"/>
            <w:bCs/>
            <w:szCs w:val="24"/>
          </w:rPr>
          <w:delText>in this dataset, so its effect on distress could not be tested.</w:delText>
        </w:r>
        <w:commentRangeEnd w:id="799"/>
        <w:r w:rsidR="00A17CE4" w:rsidDel="001D4EF5">
          <w:rPr>
            <w:rStyle w:val="CommentReference"/>
          </w:rPr>
          <w:commentReference w:id="799"/>
        </w:r>
        <w:commentRangeEnd w:id="800"/>
        <w:r w:rsidR="00DA297F" w:rsidDel="001D4EF5">
          <w:rPr>
            <w:rStyle w:val="CommentReference"/>
          </w:rPr>
          <w:commentReference w:id="800"/>
        </w:r>
      </w:del>
    </w:p>
    <w:p w14:paraId="58E1B956" w14:textId="77777777" w:rsidR="0010276A" w:rsidRPr="0010276A" w:rsidRDefault="0010276A">
      <w:pPr>
        <w:rPr>
          <w:ins w:id="810" w:author="Emma Hudgins" w:date="2023-06-08T17:56:00Z"/>
          <w:rPrChange w:id="811" w:author="Emma Hudgins" w:date="2023-06-08T17:56:00Z">
            <w:rPr>
              <w:ins w:id="812" w:author="Emma Hudgins" w:date="2023-06-08T17:56:00Z"/>
              <w:rFonts w:ascii="Times New Roman" w:eastAsia="Times New Roman" w:hAnsi="Times New Roman" w:cs="Times New Roman"/>
              <w:bCs/>
              <w:sz w:val="24"/>
              <w:szCs w:val="24"/>
            </w:rPr>
          </w:rPrChange>
        </w:rPr>
        <w:pPrChange w:id="813" w:author="Emma Hudgins" w:date="2023-06-08T17:56:00Z">
          <w:pPr>
            <w:spacing w:after="160" w:line="256" w:lineRule="auto"/>
          </w:pPr>
        </w:pPrChange>
      </w:pPr>
    </w:p>
    <w:p w14:paraId="52A29964" w14:textId="0CE2D8CE" w:rsidR="00A17CE4" w:rsidRDefault="00A17CE4" w:rsidP="00A17CE4">
      <w:pPr>
        <w:pStyle w:val="Heading2"/>
        <w:rPr>
          <w:ins w:id="814" w:author="Emma Hudgins" w:date="2023-06-08T17:56:00Z"/>
        </w:rPr>
      </w:pPr>
      <w:del w:id="815" w:author="Emma Hudgins" w:date="2023-06-08T17:56:00Z">
        <w:r w:rsidDel="0010276A">
          <w:delText>Other results</w:delText>
        </w:r>
      </w:del>
      <w:ins w:id="816" w:author="Emma Hudgins" w:date="2023-06-08T17:56:00Z">
        <w:r w:rsidR="0010276A">
          <w:t>Covariate results</w:t>
        </w:r>
      </w:ins>
    </w:p>
    <w:p w14:paraId="75A3FC4C" w14:textId="77777777" w:rsidR="0010276A" w:rsidRPr="0010276A" w:rsidRDefault="0010276A">
      <w:pPr>
        <w:rPr>
          <w:rPrChange w:id="817" w:author="Emma Hudgins" w:date="2023-06-08T17:56:00Z">
            <w:rPr>
              <w:u w:val="single"/>
            </w:rPr>
          </w:rPrChange>
        </w:rPr>
        <w:pPrChange w:id="818" w:author="Emma Hudgins" w:date="2023-06-08T17:56:00Z">
          <w:pPr>
            <w:pStyle w:val="Heading2"/>
          </w:pPr>
        </w:pPrChange>
      </w:pPr>
    </w:p>
    <w:p w14:paraId="6D3D85A9" w14:textId="58629FF1" w:rsidR="00D62DE7" w:rsidRPr="00D62DE7" w:rsidRDefault="005401C3" w:rsidP="00A17CE4">
      <w:pPr>
        <w:spacing w:after="160" w:line="256" w:lineRule="auto"/>
        <w:rPr>
          <w:rFonts w:ascii="Times New Roman" w:eastAsia="Times New Roman" w:hAnsi="Times New Roman" w:cs="Times New Roman"/>
          <w:bCs/>
          <w:sz w:val="24"/>
          <w:szCs w:val="24"/>
          <w:rPrChange w:id="819" w:author="Emma Hudgins" w:date="2023-06-09T14:38:00Z">
            <w:rPr>
              <w:rFonts w:ascii="Times New Roman" w:eastAsia="Times New Roman" w:hAnsi="Times New Roman" w:cs="Times New Roman"/>
              <w:b/>
              <w:bCs/>
              <w:sz w:val="24"/>
              <w:szCs w:val="24"/>
              <w:u w:val="single"/>
            </w:rPr>
          </w:rPrChange>
        </w:rPr>
      </w:pPr>
      <w:ins w:id="820" w:author="Emma Hudgins" w:date="2023-06-09T14:35:00Z">
        <w:r>
          <w:rPr>
            <w:rFonts w:ascii="Times New Roman" w:eastAsia="Times New Roman" w:hAnsi="Times New Roman" w:cs="Times New Roman"/>
            <w:bCs/>
            <w:sz w:val="24"/>
            <w:szCs w:val="24"/>
          </w:rPr>
          <w:t>In the</w:t>
        </w:r>
      </w:ins>
      <w:ins w:id="821" w:author="Emma Hudgins" w:date="2023-06-09T14:36:00Z">
        <w:r>
          <w:rPr>
            <w:rFonts w:ascii="Times New Roman" w:eastAsia="Times New Roman" w:hAnsi="Times New Roman" w:cs="Times New Roman"/>
            <w:bCs/>
            <w:sz w:val="24"/>
            <w:szCs w:val="24"/>
          </w:rPr>
          <w:t xml:space="preserve"> unstratified dataset, </w:t>
        </w:r>
      </w:ins>
      <w:del w:id="822" w:author="Emma Hudgins" w:date="2023-06-09T14:33:00Z">
        <w:r w:rsidR="00EC647E" w:rsidDel="005401C3">
          <w:rPr>
            <w:rFonts w:ascii="Times New Roman" w:eastAsia="Times New Roman" w:hAnsi="Times New Roman" w:cs="Times New Roman"/>
            <w:bCs/>
            <w:sz w:val="24"/>
            <w:szCs w:val="24"/>
          </w:rPr>
          <w:delText xml:space="preserve">Mental </w:delText>
        </w:r>
      </w:del>
      <w:ins w:id="823" w:author="Emma Hudgins" w:date="2023-06-09T14:36:00Z">
        <w:r>
          <w:rPr>
            <w:rFonts w:ascii="Times New Roman" w:eastAsia="Times New Roman" w:hAnsi="Times New Roman" w:cs="Times New Roman"/>
            <w:bCs/>
            <w:sz w:val="24"/>
            <w:szCs w:val="24"/>
          </w:rPr>
          <w:t>p</w:t>
        </w:r>
      </w:ins>
      <w:ins w:id="824" w:author="Emma Hudgins" w:date="2023-06-09T14:33:00Z">
        <w:r>
          <w:rPr>
            <w:rFonts w:ascii="Times New Roman" w:eastAsia="Times New Roman" w:hAnsi="Times New Roman" w:cs="Times New Roman"/>
            <w:bCs/>
            <w:sz w:val="24"/>
            <w:szCs w:val="24"/>
          </w:rPr>
          <w:t xml:space="preserve">erceived mental </w:t>
        </w:r>
      </w:ins>
      <w:r w:rsidR="00EC647E">
        <w:rPr>
          <w:rFonts w:ascii="Times New Roman" w:eastAsia="Times New Roman" w:hAnsi="Times New Roman" w:cs="Times New Roman"/>
          <w:bCs/>
          <w:sz w:val="24"/>
          <w:szCs w:val="24"/>
        </w:rPr>
        <w:t xml:space="preserve">health </w:t>
      </w:r>
      <w:ins w:id="825" w:author="Emma Hudgins" w:date="2023-06-09T14:32:00Z">
        <w:r>
          <w:rPr>
            <w:rFonts w:ascii="Times New Roman" w:eastAsia="Times New Roman" w:hAnsi="Times New Roman" w:cs="Times New Roman"/>
            <w:bCs/>
            <w:sz w:val="24"/>
            <w:szCs w:val="24"/>
          </w:rPr>
          <w:t xml:space="preserve">was significantly poorer for </w:t>
        </w:r>
      </w:ins>
      <w:ins w:id="826" w:author="Emma Hudgins" w:date="2023-06-12T14:56:00Z">
        <w:r w:rsidR="00C26679">
          <w:rPr>
            <w:rFonts w:ascii="Times New Roman" w:eastAsia="Times New Roman" w:hAnsi="Times New Roman" w:cs="Times New Roman"/>
            <w:bCs/>
            <w:sz w:val="24"/>
            <w:szCs w:val="24"/>
          </w:rPr>
          <w:t xml:space="preserve">individuals who were </w:t>
        </w:r>
      </w:ins>
      <w:ins w:id="827" w:author="Emma Hudgins" w:date="2023-06-09T14:38:00Z">
        <w:r w:rsidR="00D62DE7">
          <w:rPr>
            <w:rFonts w:ascii="Times New Roman" w:eastAsia="Times New Roman" w:hAnsi="Times New Roman" w:cs="Times New Roman"/>
            <w:bCs/>
            <w:sz w:val="24"/>
            <w:szCs w:val="24"/>
          </w:rPr>
          <w:t xml:space="preserve">younger, </w:t>
        </w:r>
      </w:ins>
      <w:ins w:id="828" w:author="Emma Hudgins" w:date="2023-06-09T14:37:00Z">
        <w:r w:rsidR="00D62DE7">
          <w:rPr>
            <w:rFonts w:ascii="Times New Roman" w:eastAsia="Times New Roman" w:hAnsi="Times New Roman" w:cs="Times New Roman"/>
            <w:bCs/>
            <w:sz w:val="24"/>
            <w:szCs w:val="24"/>
          </w:rPr>
          <w:t>fe</w:t>
        </w:r>
      </w:ins>
      <w:ins w:id="829" w:author="Emma Hudgins" w:date="2023-06-09T14:33:00Z">
        <w:r>
          <w:rPr>
            <w:rFonts w:ascii="Times New Roman" w:eastAsia="Times New Roman" w:hAnsi="Times New Roman" w:cs="Times New Roman"/>
            <w:bCs/>
            <w:sz w:val="24"/>
            <w:szCs w:val="24"/>
          </w:rPr>
          <w:t>male</w:t>
        </w:r>
      </w:ins>
      <w:ins w:id="830" w:author="Emma Hudgins" w:date="2023-06-09T14:32:00Z">
        <w:r>
          <w:rPr>
            <w:rFonts w:ascii="Times New Roman" w:eastAsia="Times New Roman" w:hAnsi="Times New Roman" w:cs="Times New Roman"/>
            <w:bCs/>
            <w:sz w:val="24"/>
            <w:szCs w:val="24"/>
          </w:rPr>
          <w:t xml:space="preserve">, white, </w:t>
        </w:r>
      </w:ins>
      <w:ins w:id="831" w:author="Emma Hudgins" w:date="2023-06-09T14:34:00Z">
        <w:r>
          <w:rPr>
            <w:rFonts w:ascii="Times New Roman" w:eastAsia="Times New Roman" w:hAnsi="Times New Roman" w:cs="Times New Roman"/>
            <w:bCs/>
            <w:sz w:val="24"/>
            <w:szCs w:val="24"/>
          </w:rPr>
          <w:t xml:space="preserve">unmarried, unemployed, </w:t>
        </w:r>
      </w:ins>
      <w:ins w:id="832" w:author="Emma Hudgins" w:date="2023-06-09T14:35:00Z">
        <w:r>
          <w:rPr>
            <w:rFonts w:ascii="Times New Roman" w:eastAsia="Times New Roman" w:hAnsi="Times New Roman" w:cs="Times New Roman"/>
            <w:bCs/>
            <w:sz w:val="24"/>
            <w:szCs w:val="24"/>
          </w:rPr>
          <w:t>lower-income, less educated individuals who smoked</w:t>
        </w:r>
      </w:ins>
      <w:ins w:id="833" w:author="Emma Hudgins" w:date="2023-06-09T14:37:00Z">
        <w:r w:rsidR="00D62DE7">
          <w:rPr>
            <w:rFonts w:ascii="Times New Roman" w:eastAsia="Times New Roman" w:hAnsi="Times New Roman" w:cs="Times New Roman"/>
            <w:bCs/>
            <w:sz w:val="24"/>
            <w:szCs w:val="24"/>
          </w:rPr>
          <w:t xml:space="preserve">, </w:t>
        </w:r>
      </w:ins>
      <w:ins w:id="834" w:author="Emma Hudgins" w:date="2023-06-09T14:35:00Z">
        <w:r>
          <w:rPr>
            <w:rFonts w:ascii="Times New Roman" w:eastAsia="Times New Roman" w:hAnsi="Times New Roman" w:cs="Times New Roman"/>
            <w:bCs/>
            <w:sz w:val="24"/>
            <w:szCs w:val="24"/>
          </w:rPr>
          <w:t xml:space="preserve">had not quit </w:t>
        </w:r>
      </w:ins>
      <w:ins w:id="835" w:author="Emma Hudgins" w:date="2023-06-09T14:37:00Z">
        <w:r w:rsidR="00D62DE7">
          <w:rPr>
            <w:rFonts w:ascii="Times New Roman" w:eastAsia="Times New Roman" w:hAnsi="Times New Roman" w:cs="Times New Roman"/>
            <w:bCs/>
            <w:sz w:val="24"/>
            <w:szCs w:val="24"/>
          </w:rPr>
          <w:t xml:space="preserve">smoking, </w:t>
        </w:r>
      </w:ins>
      <w:ins w:id="836" w:author="Emma Hudgins" w:date="2023-06-09T14:35:00Z">
        <w:r>
          <w:rPr>
            <w:rFonts w:ascii="Times New Roman" w:eastAsia="Times New Roman" w:hAnsi="Times New Roman" w:cs="Times New Roman"/>
            <w:bCs/>
            <w:sz w:val="24"/>
            <w:szCs w:val="24"/>
          </w:rPr>
          <w:t>and</w:t>
        </w:r>
      </w:ins>
      <w:ins w:id="837" w:author="Emma Hudgins" w:date="2023-06-12T14:56:00Z">
        <w:r w:rsidR="00C26679">
          <w:rPr>
            <w:rFonts w:ascii="Times New Roman" w:eastAsia="Times New Roman" w:hAnsi="Times New Roman" w:cs="Times New Roman"/>
            <w:bCs/>
            <w:sz w:val="24"/>
            <w:szCs w:val="24"/>
          </w:rPr>
          <w:t xml:space="preserve"> those who</w:t>
        </w:r>
      </w:ins>
      <w:ins w:id="838" w:author="Emma Hudgins" w:date="2023-06-09T14:35:00Z">
        <w:r>
          <w:rPr>
            <w:rFonts w:ascii="Times New Roman" w:eastAsia="Times New Roman" w:hAnsi="Times New Roman" w:cs="Times New Roman"/>
            <w:bCs/>
            <w:sz w:val="24"/>
            <w:szCs w:val="24"/>
          </w:rPr>
          <w:t xml:space="preserve"> consumed fewer fruits and</w:t>
        </w:r>
      </w:ins>
      <w:ins w:id="839" w:author="Emma Hudgins" w:date="2023-06-09T14:36:00Z">
        <w:r>
          <w:rPr>
            <w:rFonts w:ascii="Times New Roman" w:eastAsia="Times New Roman" w:hAnsi="Times New Roman" w:cs="Times New Roman"/>
            <w:bCs/>
            <w:sz w:val="24"/>
            <w:szCs w:val="24"/>
          </w:rPr>
          <w:t xml:space="preserve"> veg</w:t>
        </w:r>
      </w:ins>
      <w:ins w:id="840" w:author="Emma Hudgins" w:date="2023-06-11T23:36:00Z">
        <w:r w:rsidR="008400FE">
          <w:rPr>
            <w:rFonts w:ascii="Times New Roman" w:eastAsia="Times New Roman" w:hAnsi="Times New Roman" w:cs="Times New Roman"/>
            <w:bCs/>
            <w:sz w:val="24"/>
            <w:szCs w:val="24"/>
          </w:rPr>
          <w:t>e</w:t>
        </w:r>
      </w:ins>
      <w:ins w:id="841" w:author="Emma Hudgins" w:date="2023-06-09T14:36:00Z">
        <w:r>
          <w:rPr>
            <w:rFonts w:ascii="Times New Roman" w:eastAsia="Times New Roman" w:hAnsi="Times New Roman" w:cs="Times New Roman"/>
            <w:bCs/>
            <w:sz w:val="24"/>
            <w:szCs w:val="24"/>
          </w:rPr>
          <w:t>tables.</w:t>
        </w:r>
      </w:ins>
      <w:del w:id="842" w:author="Emma Hudgins" w:date="2023-06-09T14:36:00Z">
        <w:r w:rsidR="00BE3BC9" w:rsidDel="005401C3">
          <w:rPr>
            <w:rFonts w:ascii="Times New Roman" w:eastAsia="Times New Roman" w:hAnsi="Times New Roman" w:cs="Times New Roman"/>
            <w:bCs/>
            <w:sz w:val="24"/>
            <w:szCs w:val="24"/>
          </w:rPr>
          <w:delText>increased</w:delText>
        </w:r>
        <w:r w:rsidR="00EC647E" w:rsidDel="005401C3">
          <w:rPr>
            <w:rFonts w:ascii="Times New Roman" w:eastAsia="Times New Roman" w:hAnsi="Times New Roman" w:cs="Times New Roman"/>
            <w:bCs/>
            <w:sz w:val="24"/>
            <w:szCs w:val="24"/>
          </w:rPr>
          <w:delText xml:space="preserve"> weakly </w:delText>
        </w:r>
        <w:r w:rsidR="00A17CE4" w:rsidDel="005401C3">
          <w:rPr>
            <w:rFonts w:ascii="Times New Roman" w:eastAsia="Times New Roman" w:hAnsi="Times New Roman" w:cs="Times New Roman"/>
            <w:bCs/>
            <w:sz w:val="24"/>
            <w:szCs w:val="24"/>
          </w:rPr>
          <w:delText>with postal code size</w:delText>
        </w:r>
      </w:del>
      <w:ins w:id="843" w:author="Emma Hudgins" w:date="2023-06-09T14:36:00Z">
        <w:r>
          <w:rPr>
            <w:rFonts w:ascii="Times New Roman" w:eastAsia="Times New Roman" w:hAnsi="Times New Roman" w:cs="Times New Roman"/>
            <w:bCs/>
            <w:sz w:val="24"/>
            <w:szCs w:val="24"/>
          </w:rPr>
          <w:t xml:space="preserve"> </w:t>
        </w:r>
      </w:ins>
      <w:ins w:id="844" w:author="Emma Hudgins" w:date="2023-06-11T23:36:00Z">
        <w:r w:rsidR="008400FE">
          <w:rPr>
            <w:rFonts w:ascii="Times New Roman" w:eastAsia="Times New Roman" w:hAnsi="Times New Roman" w:cs="Times New Roman"/>
            <w:bCs/>
            <w:sz w:val="24"/>
            <w:szCs w:val="24"/>
          </w:rPr>
          <w:t>Self-reported mental health significantly declined over time across all models.</w:t>
        </w:r>
      </w:ins>
      <w:ins w:id="845" w:author="Emma Hudgins" w:date="2023-06-11T23:44:00Z">
        <w:r w:rsidR="00B527CD" w:rsidRPr="00B527CD">
          <w:rPr>
            <w:rFonts w:ascii="Times New Roman" w:eastAsia="Times New Roman" w:hAnsi="Times New Roman" w:cs="Times New Roman"/>
            <w:bCs/>
            <w:sz w:val="24"/>
            <w:szCs w:val="24"/>
          </w:rPr>
          <w:t xml:space="preserve"> </w:t>
        </w:r>
        <w:r w:rsidR="00B527CD">
          <w:rPr>
            <w:rFonts w:ascii="Times New Roman" w:eastAsia="Times New Roman" w:hAnsi="Times New Roman" w:cs="Times New Roman"/>
            <w:bCs/>
            <w:sz w:val="24"/>
            <w:szCs w:val="24"/>
          </w:rPr>
          <w:t>The effect of ethnicit</w:t>
        </w:r>
      </w:ins>
      <w:ins w:id="846" w:author="Emma Hudgins" w:date="2023-06-11T23:45:00Z">
        <w:r w:rsidR="00B527CD">
          <w:rPr>
            <w:rFonts w:ascii="Times New Roman" w:eastAsia="Times New Roman" w:hAnsi="Times New Roman" w:cs="Times New Roman"/>
            <w:bCs/>
            <w:sz w:val="24"/>
            <w:szCs w:val="24"/>
          </w:rPr>
          <w:t>y</w:t>
        </w:r>
      </w:ins>
      <w:ins w:id="847" w:author="Emma Hudgins" w:date="2023-06-11T23:44:00Z">
        <w:r w:rsidR="00B527CD">
          <w:rPr>
            <w:rFonts w:ascii="Times New Roman" w:eastAsia="Times New Roman" w:hAnsi="Times New Roman" w:cs="Times New Roman"/>
            <w:bCs/>
            <w:sz w:val="24"/>
            <w:szCs w:val="24"/>
          </w:rPr>
          <w:t xml:space="preserve"> became non-significant when examining only respondents in the low-marginalization stratification (Table S</w:t>
        </w:r>
      </w:ins>
      <w:ins w:id="848" w:author="Emma Hudgins" w:date="2023-06-11T23:45:00Z">
        <w:r w:rsidR="00B527CD">
          <w:rPr>
            <w:rFonts w:ascii="Times New Roman" w:eastAsia="Times New Roman" w:hAnsi="Times New Roman" w:cs="Times New Roman"/>
            <w:bCs/>
            <w:sz w:val="24"/>
            <w:szCs w:val="24"/>
          </w:rPr>
          <w:t>15</w:t>
        </w:r>
      </w:ins>
      <w:ins w:id="849" w:author="Emma Hudgins" w:date="2023-06-11T23:44:00Z">
        <w:r w:rsidR="00B527CD">
          <w:rPr>
            <w:rFonts w:ascii="Times New Roman" w:eastAsia="Times New Roman" w:hAnsi="Times New Roman" w:cs="Times New Roman"/>
            <w:bCs/>
            <w:sz w:val="24"/>
            <w:szCs w:val="24"/>
          </w:rPr>
          <w:t>), but not within the high-marginalization stratification (Table S</w:t>
        </w:r>
      </w:ins>
      <w:ins w:id="850" w:author="Emma Hudgins" w:date="2023-06-11T23:46:00Z">
        <w:r w:rsidR="00B527CD">
          <w:rPr>
            <w:rFonts w:ascii="Times New Roman" w:eastAsia="Times New Roman" w:hAnsi="Times New Roman" w:cs="Times New Roman"/>
            <w:bCs/>
            <w:sz w:val="24"/>
            <w:szCs w:val="24"/>
          </w:rPr>
          <w:t>23</w:t>
        </w:r>
      </w:ins>
      <w:ins w:id="851" w:author="Emma Hudgins" w:date="2023-06-11T23:44:00Z">
        <w:r w:rsidR="00B527CD">
          <w:rPr>
            <w:rFonts w:ascii="Times New Roman" w:eastAsia="Times New Roman" w:hAnsi="Times New Roman" w:cs="Times New Roman"/>
            <w:bCs/>
            <w:sz w:val="24"/>
            <w:szCs w:val="24"/>
          </w:rPr>
          <w:t>).</w:t>
        </w:r>
      </w:ins>
      <w:ins w:id="852" w:author="Emma Hudgins" w:date="2023-06-11T23:36:00Z">
        <w:r w:rsidR="008400FE">
          <w:rPr>
            <w:rFonts w:ascii="Times New Roman" w:eastAsia="Times New Roman" w:hAnsi="Times New Roman" w:cs="Times New Roman"/>
            <w:bCs/>
            <w:sz w:val="24"/>
            <w:szCs w:val="24"/>
          </w:rPr>
          <w:t xml:space="preserve"> </w:t>
        </w:r>
      </w:ins>
      <w:ins w:id="853" w:author="Emma Hudgins" w:date="2023-06-09T14:36:00Z">
        <w:r>
          <w:rPr>
            <w:rFonts w:ascii="Times New Roman" w:eastAsia="Times New Roman" w:hAnsi="Times New Roman" w:cs="Times New Roman"/>
            <w:bCs/>
            <w:sz w:val="24"/>
            <w:szCs w:val="24"/>
          </w:rPr>
          <w:t>There was no significant relationship between</w:t>
        </w:r>
      </w:ins>
      <w:ins w:id="854" w:author="Emma Hudgins" w:date="2023-06-12T14:57:00Z">
        <w:r w:rsidR="00C26679">
          <w:rPr>
            <w:rFonts w:ascii="Times New Roman" w:eastAsia="Times New Roman" w:hAnsi="Times New Roman" w:cs="Times New Roman"/>
            <w:bCs/>
            <w:sz w:val="24"/>
            <w:szCs w:val="24"/>
          </w:rPr>
          <w:t xml:space="preserve"> self-reported</w:t>
        </w:r>
      </w:ins>
      <w:ins w:id="855" w:author="Emma Hudgins" w:date="2023-06-09T14:36:00Z">
        <w:r>
          <w:rPr>
            <w:rFonts w:ascii="Times New Roman" w:eastAsia="Times New Roman" w:hAnsi="Times New Roman" w:cs="Times New Roman"/>
            <w:bCs/>
            <w:sz w:val="24"/>
            <w:szCs w:val="24"/>
          </w:rPr>
          <w:t xml:space="preserve"> mental health and immigration status, activity level, alcohol consumption, </w:t>
        </w:r>
        <w:r w:rsidR="00D62DE7">
          <w:rPr>
            <w:rFonts w:ascii="Times New Roman" w:eastAsia="Times New Roman" w:hAnsi="Times New Roman" w:cs="Times New Roman"/>
            <w:bCs/>
            <w:sz w:val="24"/>
            <w:szCs w:val="24"/>
          </w:rPr>
          <w:t>or postal code</w:t>
        </w:r>
      </w:ins>
      <w:ins w:id="856" w:author="Emma Hudgins" w:date="2023-06-09T14:38:00Z">
        <w:r w:rsidR="00D62DE7">
          <w:rPr>
            <w:rFonts w:ascii="Times New Roman" w:eastAsia="Times New Roman" w:hAnsi="Times New Roman" w:cs="Times New Roman"/>
            <w:bCs/>
            <w:sz w:val="24"/>
            <w:szCs w:val="24"/>
          </w:rPr>
          <w:t xml:space="preserve"> size</w:t>
        </w:r>
      </w:ins>
      <w:ins w:id="857" w:author="Emma Hudgins" w:date="2023-06-09T14:36:00Z">
        <w:r w:rsidR="00D62DE7">
          <w:rPr>
            <w:rFonts w:ascii="Times New Roman" w:eastAsia="Times New Roman" w:hAnsi="Times New Roman" w:cs="Times New Roman"/>
            <w:bCs/>
            <w:sz w:val="24"/>
            <w:szCs w:val="24"/>
          </w:rPr>
          <w:t xml:space="preserve"> in this set of respondents</w:t>
        </w:r>
      </w:ins>
      <w:ins w:id="858" w:author="Emma Hudgins" w:date="2023-06-09T14:37:00Z">
        <w:r w:rsidR="00D62DE7">
          <w:rPr>
            <w:rFonts w:ascii="Times New Roman" w:eastAsia="Times New Roman" w:hAnsi="Times New Roman" w:cs="Times New Roman"/>
            <w:bCs/>
            <w:sz w:val="24"/>
            <w:szCs w:val="24"/>
          </w:rPr>
          <w:t xml:space="preserve"> (Tables S</w:t>
        </w:r>
      </w:ins>
      <w:ins w:id="859" w:author="Emma Hudgins" w:date="2023-06-11T22:53:00Z">
        <w:r w:rsidR="00327A32">
          <w:rPr>
            <w:rFonts w:ascii="Times New Roman" w:eastAsia="Times New Roman" w:hAnsi="Times New Roman" w:cs="Times New Roman"/>
            <w:bCs/>
            <w:sz w:val="24"/>
            <w:szCs w:val="24"/>
          </w:rPr>
          <w:t>4</w:t>
        </w:r>
      </w:ins>
      <w:ins w:id="860" w:author="Emma Hudgins" w:date="2023-06-09T14:37:00Z">
        <w:r w:rsidR="00D62DE7">
          <w:rPr>
            <w:rFonts w:ascii="Times New Roman" w:eastAsia="Times New Roman" w:hAnsi="Times New Roman" w:cs="Times New Roman"/>
            <w:bCs/>
            <w:sz w:val="24"/>
            <w:szCs w:val="24"/>
          </w:rPr>
          <w:t>-S</w:t>
        </w:r>
      </w:ins>
      <w:ins w:id="861" w:author="Emma Hudgins" w:date="2023-06-11T22:53:00Z">
        <w:r w:rsidR="00327A32">
          <w:rPr>
            <w:rFonts w:ascii="Times New Roman" w:eastAsia="Times New Roman" w:hAnsi="Times New Roman" w:cs="Times New Roman"/>
            <w:bCs/>
            <w:sz w:val="24"/>
            <w:szCs w:val="24"/>
          </w:rPr>
          <w:t>51</w:t>
        </w:r>
      </w:ins>
      <w:ins w:id="862" w:author="Emma Hudgins" w:date="2023-06-09T14:37:00Z">
        <w:r w:rsidR="00D62DE7">
          <w:rPr>
            <w:rFonts w:ascii="Times New Roman" w:eastAsia="Times New Roman" w:hAnsi="Times New Roman" w:cs="Times New Roman"/>
            <w:bCs/>
            <w:sz w:val="24"/>
            <w:szCs w:val="24"/>
          </w:rPr>
          <w:t>)</w:t>
        </w:r>
      </w:ins>
      <w:ins w:id="863" w:author="Emma Hudgins" w:date="2023-06-09T14:36:00Z">
        <w:r w:rsidR="00D62DE7">
          <w:rPr>
            <w:rFonts w:ascii="Times New Roman" w:eastAsia="Times New Roman" w:hAnsi="Times New Roman" w:cs="Times New Roman"/>
            <w:bCs/>
            <w:sz w:val="24"/>
            <w:szCs w:val="24"/>
          </w:rPr>
          <w:t>.</w:t>
        </w:r>
      </w:ins>
      <w:del w:id="864" w:author="Emma Hudgins" w:date="2023-06-09T14:36:00Z">
        <w:r w:rsidR="00A17CE4" w:rsidDel="005401C3">
          <w:rPr>
            <w:rFonts w:ascii="Times New Roman" w:eastAsia="Times New Roman" w:hAnsi="Times New Roman" w:cs="Times New Roman"/>
            <w:bCs/>
            <w:sz w:val="24"/>
            <w:szCs w:val="24"/>
          </w:rPr>
          <w:delText>.</w:delText>
        </w:r>
      </w:del>
      <w:r w:rsidR="00A17CE4">
        <w:rPr>
          <w:rFonts w:ascii="Times New Roman" w:eastAsia="Times New Roman" w:hAnsi="Times New Roman" w:cs="Times New Roman"/>
          <w:bCs/>
          <w:sz w:val="24"/>
          <w:szCs w:val="24"/>
        </w:rPr>
        <w:t xml:space="preserve"> </w:t>
      </w:r>
      <w:del w:id="865" w:author="Emma Hudgins" w:date="2023-06-09T14:37:00Z">
        <w:r w:rsidR="00EC647E" w:rsidDel="00D62DE7">
          <w:rPr>
            <w:rFonts w:ascii="Times New Roman" w:eastAsia="Times New Roman" w:hAnsi="Times New Roman" w:cs="Times New Roman"/>
            <w:bCs/>
            <w:sz w:val="24"/>
            <w:szCs w:val="24"/>
          </w:rPr>
          <w:delText xml:space="preserve">Modelled and Chao-estimated bird diversity metrics produced a superior fit than relying on observed bird diversity or richness. All additions of covariates improved model fit. </w:delText>
        </w:r>
      </w:del>
      <w:ins w:id="866" w:author="Emma Hudgins" w:date="2023-06-09T14:38:00Z">
        <w:r w:rsidR="00D62DE7">
          <w:rPr>
            <w:rFonts w:ascii="Times New Roman" w:eastAsia="Times New Roman" w:hAnsi="Times New Roman" w:cs="Times New Roman"/>
            <w:bCs/>
            <w:sz w:val="24"/>
            <w:szCs w:val="24"/>
          </w:rPr>
          <w:t xml:space="preserve">In the unstratified set, perceived life stress was higher for </w:t>
        </w:r>
      </w:ins>
      <w:ins w:id="867" w:author="Emma Hudgins" w:date="2023-06-12T14:57:00Z">
        <w:r w:rsidR="00C26679">
          <w:rPr>
            <w:rFonts w:ascii="Times New Roman" w:eastAsia="Times New Roman" w:hAnsi="Times New Roman" w:cs="Times New Roman"/>
            <w:bCs/>
            <w:sz w:val="24"/>
            <w:szCs w:val="24"/>
          </w:rPr>
          <w:t xml:space="preserve">individuals who were </w:t>
        </w:r>
      </w:ins>
      <w:ins w:id="868" w:author="Emma Hudgins" w:date="2023-06-09T14:39:00Z">
        <w:r w:rsidR="00D62DE7">
          <w:rPr>
            <w:rFonts w:ascii="Times New Roman" w:eastAsia="Times New Roman" w:hAnsi="Times New Roman" w:cs="Times New Roman"/>
            <w:bCs/>
            <w:sz w:val="24"/>
            <w:szCs w:val="24"/>
          </w:rPr>
          <w:t>younger, female, white, employed</w:t>
        </w:r>
      </w:ins>
      <w:ins w:id="869" w:author="Emma Hudgins" w:date="2023-06-12T14:57:00Z">
        <w:r w:rsidR="00C26679">
          <w:rPr>
            <w:rFonts w:ascii="Times New Roman" w:eastAsia="Times New Roman" w:hAnsi="Times New Roman" w:cs="Times New Roman"/>
            <w:bCs/>
            <w:sz w:val="24"/>
            <w:szCs w:val="24"/>
          </w:rPr>
          <w:t>,</w:t>
        </w:r>
      </w:ins>
      <w:ins w:id="870" w:author="Emma Hudgins" w:date="2023-06-09T14:39:00Z">
        <w:r w:rsidR="00D62DE7">
          <w:rPr>
            <w:rFonts w:ascii="Times New Roman" w:eastAsia="Times New Roman" w:hAnsi="Times New Roman" w:cs="Times New Roman"/>
            <w:bCs/>
            <w:sz w:val="24"/>
            <w:szCs w:val="24"/>
          </w:rPr>
          <w:t xml:space="preserve"> who smoked</w:t>
        </w:r>
      </w:ins>
      <w:ins w:id="871" w:author="Emma Hudgins" w:date="2023-06-12T14:57:00Z">
        <w:r w:rsidR="00C26679">
          <w:rPr>
            <w:rFonts w:ascii="Times New Roman" w:eastAsia="Times New Roman" w:hAnsi="Times New Roman" w:cs="Times New Roman"/>
            <w:bCs/>
            <w:sz w:val="24"/>
            <w:szCs w:val="24"/>
          </w:rPr>
          <w:t>, had only high school education,</w:t>
        </w:r>
      </w:ins>
      <w:ins w:id="872" w:author="Emma Hudgins" w:date="2023-06-09T14:39:00Z">
        <w:r w:rsidR="00D62DE7">
          <w:rPr>
            <w:rFonts w:ascii="Times New Roman" w:eastAsia="Times New Roman" w:hAnsi="Times New Roman" w:cs="Times New Roman"/>
            <w:bCs/>
            <w:sz w:val="24"/>
            <w:szCs w:val="24"/>
          </w:rPr>
          <w:t xml:space="preserve"> and </w:t>
        </w:r>
      </w:ins>
      <w:ins w:id="873" w:author="Emma Hudgins" w:date="2023-06-12T14:57:00Z">
        <w:r w:rsidR="00C26679">
          <w:rPr>
            <w:rFonts w:ascii="Times New Roman" w:eastAsia="Times New Roman" w:hAnsi="Times New Roman" w:cs="Times New Roman"/>
            <w:bCs/>
            <w:sz w:val="24"/>
            <w:szCs w:val="24"/>
          </w:rPr>
          <w:t xml:space="preserve">those who </w:t>
        </w:r>
      </w:ins>
      <w:ins w:id="874" w:author="Emma Hudgins" w:date="2023-06-09T14:39:00Z">
        <w:r w:rsidR="00D62DE7">
          <w:rPr>
            <w:rFonts w:ascii="Times New Roman" w:eastAsia="Times New Roman" w:hAnsi="Times New Roman" w:cs="Times New Roman"/>
            <w:bCs/>
            <w:sz w:val="24"/>
            <w:szCs w:val="24"/>
          </w:rPr>
          <w:t>consumed</w:t>
        </w:r>
      </w:ins>
      <w:ins w:id="875" w:author="Emma Hudgins" w:date="2023-06-12T14:58:00Z">
        <w:r w:rsidR="00C26679">
          <w:rPr>
            <w:rFonts w:ascii="Times New Roman" w:eastAsia="Times New Roman" w:hAnsi="Times New Roman" w:cs="Times New Roman"/>
            <w:bCs/>
            <w:sz w:val="24"/>
            <w:szCs w:val="24"/>
          </w:rPr>
          <w:t xml:space="preserve"> fewer</w:t>
        </w:r>
      </w:ins>
      <w:ins w:id="876" w:author="Emma Hudgins" w:date="2023-06-09T14:39:00Z">
        <w:r w:rsidR="00D62DE7">
          <w:rPr>
            <w:rFonts w:ascii="Times New Roman" w:eastAsia="Times New Roman" w:hAnsi="Times New Roman" w:cs="Times New Roman"/>
            <w:bCs/>
            <w:sz w:val="24"/>
            <w:szCs w:val="24"/>
          </w:rPr>
          <w:t xml:space="preserve"> fruits and vegetables.</w:t>
        </w:r>
      </w:ins>
      <w:ins w:id="877" w:author="Emma Hudgins" w:date="2023-06-11T23:33:00Z">
        <w:r w:rsidR="008400FE">
          <w:rPr>
            <w:rFonts w:ascii="Times New Roman" w:eastAsia="Times New Roman" w:hAnsi="Times New Roman" w:cs="Times New Roman"/>
            <w:bCs/>
            <w:sz w:val="24"/>
            <w:szCs w:val="24"/>
          </w:rPr>
          <w:t xml:space="preserve"> </w:t>
        </w:r>
      </w:ins>
      <w:ins w:id="878" w:author="Emma Hudgins" w:date="2023-06-11T23:36:00Z">
        <w:r w:rsidR="008400FE">
          <w:rPr>
            <w:rFonts w:ascii="Times New Roman" w:eastAsia="Times New Roman" w:hAnsi="Times New Roman" w:cs="Times New Roman"/>
            <w:bCs/>
            <w:sz w:val="24"/>
            <w:szCs w:val="24"/>
          </w:rPr>
          <w:t xml:space="preserve">There was no </w:t>
        </w:r>
      </w:ins>
      <w:ins w:id="879" w:author="Emma Hudgins" w:date="2023-06-11T23:37:00Z">
        <w:r w:rsidR="008400FE">
          <w:rPr>
            <w:rFonts w:ascii="Times New Roman" w:eastAsia="Times New Roman" w:hAnsi="Times New Roman" w:cs="Times New Roman"/>
            <w:bCs/>
            <w:sz w:val="24"/>
            <w:szCs w:val="24"/>
          </w:rPr>
          <w:t xml:space="preserve">significant temporal trend in self-reported life stress across models. There was no significant relationship between self-reported life stress and </w:t>
        </w:r>
      </w:ins>
      <w:ins w:id="880" w:author="Emma Hudgins" w:date="2023-06-11T23:38:00Z">
        <w:r w:rsidR="008400FE">
          <w:rPr>
            <w:rFonts w:ascii="Times New Roman" w:eastAsia="Times New Roman" w:hAnsi="Times New Roman" w:cs="Times New Roman"/>
            <w:bCs/>
            <w:sz w:val="24"/>
            <w:szCs w:val="24"/>
          </w:rPr>
          <w:t>immigration status</w:t>
        </w:r>
      </w:ins>
      <w:ins w:id="881" w:author="Emma Hudgins" w:date="2023-06-12T14:58:00Z">
        <w:r w:rsidR="00C26679">
          <w:rPr>
            <w:rFonts w:ascii="Times New Roman" w:eastAsia="Times New Roman" w:hAnsi="Times New Roman" w:cs="Times New Roman"/>
            <w:bCs/>
            <w:sz w:val="24"/>
            <w:szCs w:val="24"/>
          </w:rPr>
          <w:t>,</w:t>
        </w:r>
      </w:ins>
      <w:ins w:id="882" w:author="Emma Hudgins" w:date="2023-06-11T23:38:00Z">
        <w:r w:rsidR="008400FE">
          <w:rPr>
            <w:rFonts w:ascii="Times New Roman" w:eastAsia="Times New Roman" w:hAnsi="Times New Roman" w:cs="Times New Roman"/>
            <w:bCs/>
            <w:sz w:val="24"/>
            <w:szCs w:val="24"/>
          </w:rPr>
          <w:t xml:space="preserve"> activity level, </w:t>
        </w:r>
        <w:r w:rsidR="00F643C1">
          <w:rPr>
            <w:rFonts w:ascii="Times New Roman" w:eastAsia="Times New Roman" w:hAnsi="Times New Roman" w:cs="Times New Roman"/>
            <w:bCs/>
            <w:sz w:val="24"/>
            <w:szCs w:val="24"/>
          </w:rPr>
          <w:t xml:space="preserve">smoking cessation, alcohol consumption, immigration status, </w:t>
        </w:r>
      </w:ins>
      <w:ins w:id="883" w:author="Emma Hudgins" w:date="2023-06-12T14:58:00Z">
        <w:r w:rsidR="00C26679">
          <w:rPr>
            <w:rFonts w:ascii="Times New Roman" w:eastAsia="Times New Roman" w:hAnsi="Times New Roman" w:cs="Times New Roman"/>
            <w:bCs/>
            <w:sz w:val="24"/>
            <w:szCs w:val="24"/>
          </w:rPr>
          <w:t xml:space="preserve">postal code size </w:t>
        </w:r>
      </w:ins>
      <w:ins w:id="884" w:author="Emma Hudgins" w:date="2023-06-11T23:38:00Z">
        <w:r w:rsidR="00F643C1">
          <w:rPr>
            <w:rFonts w:ascii="Times New Roman" w:eastAsia="Times New Roman" w:hAnsi="Times New Roman" w:cs="Times New Roman"/>
            <w:bCs/>
            <w:sz w:val="24"/>
            <w:szCs w:val="24"/>
          </w:rPr>
          <w:t>or income</w:t>
        </w:r>
      </w:ins>
      <w:ins w:id="885" w:author="Emma Hudgins" w:date="2023-06-11T23:43:00Z">
        <w:r w:rsidR="00F643C1">
          <w:rPr>
            <w:rFonts w:ascii="Times New Roman" w:eastAsia="Times New Roman" w:hAnsi="Times New Roman" w:cs="Times New Roman"/>
            <w:bCs/>
            <w:sz w:val="24"/>
            <w:szCs w:val="24"/>
          </w:rPr>
          <w:t>.</w:t>
        </w:r>
      </w:ins>
      <w:ins w:id="886" w:author="Emma Hudgins" w:date="2023-06-12T14:58:00Z">
        <w:r w:rsidR="00C26679">
          <w:rPr>
            <w:rFonts w:ascii="Times New Roman" w:eastAsia="Times New Roman" w:hAnsi="Times New Roman" w:cs="Times New Roman"/>
            <w:bCs/>
            <w:sz w:val="24"/>
            <w:szCs w:val="24"/>
          </w:rPr>
          <w:t xml:space="preserve"> </w:t>
        </w:r>
      </w:ins>
      <w:ins w:id="887" w:author="Emma Hudgins" w:date="2023-06-11T23:40:00Z">
        <w:r w:rsidR="00F643C1">
          <w:rPr>
            <w:rFonts w:ascii="Times New Roman" w:eastAsia="Times New Roman" w:hAnsi="Times New Roman" w:cs="Times New Roman"/>
            <w:bCs/>
            <w:sz w:val="24"/>
            <w:szCs w:val="24"/>
          </w:rPr>
          <w:t xml:space="preserve">The effect of ethnicity, education, </w:t>
        </w:r>
      </w:ins>
      <w:ins w:id="888" w:author="Emma Hudgins" w:date="2023-06-11T23:41:00Z">
        <w:r w:rsidR="00F643C1">
          <w:rPr>
            <w:rFonts w:ascii="Times New Roman" w:eastAsia="Times New Roman" w:hAnsi="Times New Roman" w:cs="Times New Roman"/>
            <w:bCs/>
            <w:sz w:val="24"/>
            <w:szCs w:val="24"/>
          </w:rPr>
          <w:t>and fruit and vegetable consumption became non-significant w</w:t>
        </w:r>
      </w:ins>
      <w:ins w:id="889" w:author="Emma Hudgins" w:date="2023-06-11T23:43:00Z">
        <w:r w:rsidR="00F643C1">
          <w:rPr>
            <w:rFonts w:ascii="Times New Roman" w:eastAsia="Times New Roman" w:hAnsi="Times New Roman" w:cs="Times New Roman"/>
            <w:bCs/>
            <w:sz w:val="24"/>
            <w:szCs w:val="24"/>
          </w:rPr>
          <w:t>hen examining only respondents in</w:t>
        </w:r>
      </w:ins>
      <w:ins w:id="890" w:author="Emma Hudgins" w:date="2023-06-11T23:41:00Z">
        <w:r w:rsidR="00F643C1">
          <w:rPr>
            <w:rFonts w:ascii="Times New Roman" w:eastAsia="Times New Roman" w:hAnsi="Times New Roman" w:cs="Times New Roman"/>
            <w:bCs/>
            <w:sz w:val="24"/>
            <w:szCs w:val="24"/>
          </w:rPr>
          <w:t xml:space="preserve"> the low-marginalization stratification</w:t>
        </w:r>
      </w:ins>
      <w:ins w:id="891" w:author="Emma Hudgins" w:date="2023-06-11T23:43:00Z">
        <w:r w:rsidR="00F643C1">
          <w:rPr>
            <w:rFonts w:ascii="Times New Roman" w:eastAsia="Times New Roman" w:hAnsi="Times New Roman" w:cs="Times New Roman"/>
            <w:bCs/>
            <w:sz w:val="24"/>
            <w:szCs w:val="24"/>
          </w:rPr>
          <w:t xml:space="preserve"> (Table S39)</w:t>
        </w:r>
      </w:ins>
      <w:ins w:id="892" w:author="Emma Hudgins" w:date="2023-06-11T23:42:00Z">
        <w:r w:rsidR="00F643C1">
          <w:rPr>
            <w:rFonts w:ascii="Times New Roman" w:eastAsia="Times New Roman" w:hAnsi="Times New Roman" w:cs="Times New Roman"/>
            <w:bCs/>
            <w:sz w:val="24"/>
            <w:szCs w:val="24"/>
          </w:rPr>
          <w:t>, but not within the high-marginalization stratification (Table S</w:t>
        </w:r>
      </w:ins>
      <w:ins w:id="893" w:author="Emma Hudgins" w:date="2023-06-11T23:43:00Z">
        <w:r w:rsidR="00F643C1">
          <w:rPr>
            <w:rFonts w:ascii="Times New Roman" w:eastAsia="Times New Roman" w:hAnsi="Times New Roman" w:cs="Times New Roman"/>
            <w:bCs/>
            <w:sz w:val="24"/>
            <w:szCs w:val="24"/>
          </w:rPr>
          <w:t>47)</w:t>
        </w:r>
      </w:ins>
      <w:ins w:id="894" w:author="Emma Hudgins" w:date="2023-06-11T23:41:00Z">
        <w:r w:rsidR="00F643C1">
          <w:rPr>
            <w:rFonts w:ascii="Times New Roman" w:eastAsia="Times New Roman" w:hAnsi="Times New Roman" w:cs="Times New Roman"/>
            <w:bCs/>
            <w:sz w:val="24"/>
            <w:szCs w:val="24"/>
          </w:rPr>
          <w:t xml:space="preserve">. </w:t>
        </w:r>
      </w:ins>
    </w:p>
    <w:p w14:paraId="4A3AE132" w14:textId="1ED91FD1" w:rsidR="00D54FE9" w:rsidDel="0010276A" w:rsidRDefault="00D54FE9" w:rsidP="00D54FE9">
      <w:pPr>
        <w:spacing w:after="160" w:line="256" w:lineRule="auto"/>
        <w:rPr>
          <w:del w:id="895" w:author="Emma Hudgins" w:date="2023-06-08T17:56:00Z"/>
          <w:rFonts w:ascii="Times New Roman" w:eastAsia="Times New Roman" w:hAnsi="Times New Roman" w:cs="Times New Roman"/>
          <w:bCs/>
          <w:sz w:val="24"/>
          <w:szCs w:val="24"/>
        </w:rPr>
      </w:pPr>
      <w:del w:id="896" w:author="Emma Hudgins" w:date="2023-06-08T17:56:00Z">
        <w:r w:rsidRPr="00D54FE9" w:rsidDel="0010276A">
          <w:rPr>
            <w:rFonts w:ascii="Times New Roman" w:eastAsia="Times New Roman" w:hAnsi="Times New Roman" w:cs="Times New Roman"/>
            <w:bCs/>
            <w:sz w:val="24"/>
            <w:szCs w:val="24"/>
            <w:highlight w:val="yellow"/>
          </w:rPr>
          <w:delText xml:space="preserve">Still to do: Descriptive results of biodiversity and teeth stuff, </w:delText>
        </w:r>
        <w:r w:rsidDel="0010276A">
          <w:rPr>
            <w:rFonts w:ascii="Times New Roman" w:eastAsia="Times New Roman" w:hAnsi="Times New Roman" w:cs="Times New Roman"/>
            <w:bCs/>
            <w:sz w:val="24"/>
            <w:szCs w:val="24"/>
            <w:highlight w:val="yellow"/>
          </w:rPr>
          <w:delText xml:space="preserve">where we would expect </w:delText>
        </w:r>
        <w:r w:rsidRPr="00D54FE9" w:rsidDel="0010276A">
          <w:rPr>
            <w:rFonts w:ascii="Times New Roman" w:eastAsia="Times New Roman" w:hAnsi="Times New Roman" w:cs="Times New Roman"/>
            <w:bCs/>
            <w:sz w:val="24"/>
            <w:szCs w:val="24"/>
            <w:highlight w:val="yellow"/>
          </w:rPr>
          <w:delText xml:space="preserve">marginalization </w:delText>
        </w:r>
        <w:r w:rsidR="00230018" w:rsidDel="0010276A">
          <w:rPr>
            <w:rFonts w:ascii="Times New Roman" w:eastAsia="Times New Roman" w:hAnsi="Times New Roman" w:cs="Times New Roman"/>
            <w:bCs/>
            <w:sz w:val="24"/>
            <w:szCs w:val="24"/>
            <w:highlight w:val="yellow"/>
          </w:rPr>
          <w:delText>to</w:delText>
        </w:r>
        <w:r w:rsidRPr="00D54FE9" w:rsidDel="0010276A">
          <w:rPr>
            <w:rFonts w:ascii="Times New Roman" w:eastAsia="Times New Roman" w:hAnsi="Times New Roman" w:cs="Times New Roman"/>
            <w:bCs/>
            <w:sz w:val="24"/>
            <w:szCs w:val="24"/>
            <w:highlight w:val="yellow"/>
          </w:rPr>
          <w:delText xml:space="preserve"> </w:delText>
        </w:r>
        <w:r w:rsidDel="0010276A">
          <w:rPr>
            <w:rFonts w:ascii="Times New Roman" w:eastAsia="Times New Roman" w:hAnsi="Times New Roman" w:cs="Times New Roman"/>
            <w:bCs/>
            <w:sz w:val="24"/>
            <w:szCs w:val="24"/>
            <w:highlight w:val="yellow"/>
          </w:rPr>
          <w:delText>have the</w:delText>
        </w:r>
        <w:r w:rsidRPr="00D54FE9" w:rsidDel="0010276A">
          <w:rPr>
            <w:rFonts w:ascii="Times New Roman" w:eastAsia="Times New Roman" w:hAnsi="Times New Roman" w:cs="Times New Roman"/>
            <w:bCs/>
            <w:sz w:val="24"/>
            <w:szCs w:val="24"/>
            <w:highlight w:val="yellow"/>
          </w:rPr>
          <w:delText xml:space="preserve"> greatest effect size, </w:delText>
        </w:r>
        <w:r w:rsidDel="0010276A">
          <w:rPr>
            <w:rFonts w:ascii="Times New Roman" w:eastAsia="Times New Roman" w:hAnsi="Times New Roman" w:cs="Times New Roman"/>
            <w:bCs/>
            <w:sz w:val="24"/>
            <w:szCs w:val="24"/>
            <w:highlight w:val="yellow"/>
          </w:rPr>
          <w:delText xml:space="preserve">and </w:delText>
        </w:r>
        <w:r w:rsidRPr="00D54FE9" w:rsidDel="0010276A">
          <w:rPr>
            <w:rFonts w:ascii="Times New Roman" w:eastAsia="Times New Roman" w:hAnsi="Times New Roman" w:cs="Times New Roman"/>
            <w:bCs/>
            <w:sz w:val="24"/>
            <w:szCs w:val="24"/>
            <w:highlight w:val="yellow"/>
          </w:rPr>
          <w:delText>tree diversity should be small even if significant</w:delText>
        </w:r>
        <w:r w:rsidDel="0010276A">
          <w:rPr>
            <w:rFonts w:ascii="Times New Roman" w:eastAsia="Times New Roman" w:hAnsi="Times New Roman" w:cs="Times New Roman"/>
            <w:bCs/>
            <w:sz w:val="24"/>
            <w:szCs w:val="24"/>
          </w:rPr>
          <w:delText xml:space="preserve"> (n=~8000 for the full set)</w:delText>
        </w:r>
      </w:del>
    </w:p>
    <w:p w14:paraId="6E7C073C" w14:textId="4FDE12E8" w:rsidR="00A42C5C" w:rsidRPr="00A42C5C" w:rsidRDefault="00A42C5C" w:rsidP="008400D1">
      <w:pPr>
        <w:spacing w:after="160" w:line="256" w:lineRule="auto"/>
        <w:rPr>
          <w:rFonts w:ascii="Times New Roman" w:eastAsia="Times New Roman" w:hAnsi="Times New Roman" w:cs="Times New Roman"/>
          <w:bCs/>
          <w:sz w:val="24"/>
          <w:szCs w:val="24"/>
        </w:rPr>
      </w:pPr>
    </w:p>
    <w:p w14:paraId="74FC5ADB" w14:textId="265F3056" w:rsidR="00855F71" w:rsidRPr="00855F71" w:rsidRDefault="00855F71" w:rsidP="00A17CE4">
      <w:pPr>
        <w:pStyle w:val="Heading1"/>
      </w:pPr>
      <w:r>
        <w:t>Discussion</w:t>
      </w:r>
    </w:p>
    <w:p w14:paraId="602C0B68" w14:textId="4B5E4541" w:rsidR="006131ED" w:rsidRDefault="006131ED" w:rsidP="006131ED">
      <w:pPr>
        <w:pStyle w:val="ListParagraph"/>
        <w:numPr>
          <w:ilvl w:val="0"/>
          <w:numId w:val="7"/>
        </w:numPr>
        <w:spacing w:after="160" w:line="256" w:lineRule="auto"/>
        <w:rPr>
          <w:ins w:id="897" w:author="Emma Hudgins" w:date="2023-06-12T15:04:00Z"/>
          <w:rFonts w:ascii="Calibri" w:eastAsia="Times New Roman" w:hAnsi="Calibri" w:cs="Calibri"/>
          <w:color w:val="000000"/>
        </w:rPr>
      </w:pPr>
      <w:ins w:id="898" w:author="Emma Hudgins" w:date="2023-06-12T15:04:00Z">
        <w:r>
          <w:rPr>
            <w:rFonts w:ascii="Calibri" w:eastAsia="Times New Roman" w:hAnsi="Calibri" w:cs="Calibri"/>
            <w:color w:val="000000"/>
          </w:rPr>
          <w:t>Support for bird and tree diversity playing a unique role on mental health not explainable by S</w:t>
        </w:r>
      </w:ins>
      <w:ins w:id="899" w:author="Emma Hudgins" w:date="2023-06-12T15:05:00Z">
        <w:r>
          <w:rPr>
            <w:rFonts w:ascii="Calibri" w:eastAsia="Times New Roman" w:hAnsi="Calibri" w:cs="Calibri"/>
            <w:color w:val="000000"/>
          </w:rPr>
          <w:t>ES.</w:t>
        </w:r>
      </w:ins>
    </w:p>
    <w:p w14:paraId="21C57571" w14:textId="77FDD6F2" w:rsidR="00A17CE4" w:rsidRDefault="006131ED" w:rsidP="006131ED">
      <w:pPr>
        <w:pStyle w:val="ListParagraph"/>
        <w:numPr>
          <w:ilvl w:val="0"/>
          <w:numId w:val="7"/>
        </w:numPr>
        <w:spacing w:after="160" w:line="256" w:lineRule="auto"/>
        <w:rPr>
          <w:ins w:id="900" w:author="Emma Hudgins" w:date="2023-06-12T15:03:00Z"/>
          <w:rFonts w:ascii="Calibri" w:eastAsia="Times New Roman" w:hAnsi="Calibri" w:cs="Calibri"/>
          <w:color w:val="000000"/>
        </w:rPr>
      </w:pPr>
      <w:ins w:id="901" w:author="Emma Hudgins" w:date="2023-06-12T15:03:00Z">
        <w:r>
          <w:rPr>
            <w:rFonts w:ascii="Calibri" w:eastAsia="Times New Roman" w:hAnsi="Calibri" w:cs="Calibri"/>
            <w:color w:val="000000"/>
          </w:rPr>
          <w:t>Bird diversity effects appear more robust</w:t>
        </w:r>
      </w:ins>
    </w:p>
    <w:p w14:paraId="29B6E8B8" w14:textId="3D482A71" w:rsidR="006131ED" w:rsidRDefault="006131ED" w:rsidP="006131ED">
      <w:pPr>
        <w:pStyle w:val="ListParagraph"/>
        <w:numPr>
          <w:ilvl w:val="0"/>
          <w:numId w:val="7"/>
        </w:numPr>
        <w:spacing w:after="160" w:line="256" w:lineRule="auto"/>
        <w:rPr>
          <w:ins w:id="902" w:author="Emma Hudgins" w:date="2023-06-12T15:04:00Z"/>
          <w:rFonts w:ascii="Calibri" w:eastAsia="Times New Roman" w:hAnsi="Calibri" w:cs="Calibri"/>
          <w:color w:val="000000"/>
        </w:rPr>
      </w:pPr>
      <w:ins w:id="903" w:author="Emma Hudgins" w:date="2023-06-12T15:03:00Z">
        <w:r>
          <w:rPr>
            <w:rFonts w:ascii="Calibri" w:eastAsia="Times New Roman" w:hAnsi="Calibri" w:cs="Calibri"/>
            <w:color w:val="000000"/>
          </w:rPr>
          <w:lastRenderedPageBreak/>
          <w:t xml:space="preserve">Tree diversity effects are likely in part </w:t>
        </w:r>
      </w:ins>
      <w:ins w:id="904" w:author="Emma Hudgins" w:date="2023-06-12T15:04:00Z">
        <w:r>
          <w:rPr>
            <w:rFonts w:ascii="Calibri" w:eastAsia="Times New Roman" w:hAnsi="Calibri" w:cs="Calibri"/>
            <w:color w:val="000000"/>
          </w:rPr>
          <w:t>weaker due to the poorer-resolved urban tree diversity data underlying them – a research need for the future</w:t>
        </w:r>
      </w:ins>
    </w:p>
    <w:p w14:paraId="1490F709" w14:textId="7F21CDA9" w:rsidR="006131ED" w:rsidRDefault="006131ED" w:rsidP="006131ED">
      <w:pPr>
        <w:pStyle w:val="ListParagraph"/>
        <w:numPr>
          <w:ilvl w:val="0"/>
          <w:numId w:val="7"/>
        </w:numPr>
        <w:spacing w:after="160" w:line="256" w:lineRule="auto"/>
        <w:rPr>
          <w:ins w:id="905" w:author="Emma Hudgins" w:date="2023-06-12T15:04:00Z"/>
          <w:rFonts w:ascii="Calibri" w:eastAsia="Times New Roman" w:hAnsi="Calibri" w:cs="Calibri"/>
          <w:color w:val="000000"/>
        </w:rPr>
      </w:pPr>
      <w:ins w:id="906" w:author="Emma Hudgins" w:date="2023-06-12T15:04:00Z">
        <w:r>
          <w:rPr>
            <w:rFonts w:ascii="Calibri" w:eastAsia="Times New Roman" w:hAnsi="Calibri" w:cs="Calibri"/>
            <w:color w:val="000000"/>
          </w:rPr>
          <w:t>Many correlates of biodiversity are more related to SES than directly related to mental health (greenness)</w:t>
        </w:r>
      </w:ins>
    </w:p>
    <w:p w14:paraId="4EDBC81A" w14:textId="3AED11AB" w:rsidR="006131ED" w:rsidRDefault="006131ED" w:rsidP="006131ED">
      <w:pPr>
        <w:pStyle w:val="ListParagraph"/>
        <w:numPr>
          <w:ilvl w:val="0"/>
          <w:numId w:val="7"/>
        </w:numPr>
        <w:spacing w:after="160" w:line="256" w:lineRule="auto"/>
        <w:rPr>
          <w:ins w:id="907" w:author="Emma Hudgins" w:date="2023-06-12T15:05:00Z"/>
          <w:rFonts w:ascii="Calibri" w:eastAsia="Times New Roman" w:hAnsi="Calibri" w:cs="Calibri"/>
          <w:color w:val="000000"/>
        </w:rPr>
      </w:pPr>
      <w:ins w:id="908" w:author="Emma Hudgins" w:date="2023-06-12T15:05:00Z">
        <w:r>
          <w:rPr>
            <w:rFonts w:ascii="Calibri" w:eastAsia="Times New Roman" w:hAnsi="Calibri" w:cs="Calibri"/>
            <w:color w:val="000000"/>
          </w:rPr>
          <w:t>Fairly consistent effects of diversity across levels of marginalization, even though many covariates change sign/importance</w:t>
        </w:r>
      </w:ins>
    </w:p>
    <w:p w14:paraId="1E9F5457" w14:textId="4339A7C8" w:rsidR="006131ED" w:rsidRDefault="006131ED" w:rsidP="006131ED">
      <w:pPr>
        <w:pStyle w:val="ListParagraph"/>
        <w:numPr>
          <w:ilvl w:val="0"/>
          <w:numId w:val="7"/>
        </w:numPr>
        <w:spacing w:after="160" w:line="256" w:lineRule="auto"/>
        <w:rPr>
          <w:ins w:id="909" w:author="Emma Hudgins" w:date="2023-06-12T15:06:00Z"/>
          <w:rFonts w:ascii="Calibri" w:eastAsia="Times New Roman" w:hAnsi="Calibri" w:cs="Calibri"/>
          <w:color w:val="000000"/>
        </w:rPr>
      </w:pPr>
      <w:ins w:id="910" w:author="Emma Hudgins" w:date="2023-06-12T15:05:00Z">
        <w:r>
          <w:rPr>
            <w:rFonts w:ascii="Calibri" w:eastAsia="Times New Roman" w:hAnsi="Calibri" w:cs="Calibri"/>
            <w:color w:val="000000"/>
          </w:rPr>
          <w:t>Greenness is not all cre</w:t>
        </w:r>
      </w:ins>
      <w:ins w:id="911" w:author="Emma Hudgins" w:date="2023-06-12T15:06:00Z">
        <w:r>
          <w:rPr>
            <w:rFonts w:ascii="Calibri" w:eastAsia="Times New Roman" w:hAnsi="Calibri" w:cs="Calibri"/>
            <w:color w:val="000000"/>
          </w:rPr>
          <w:t>ated equal – people respond to plant diversity whether they know they do or not – implications for urban planning for healthy cities</w:t>
        </w:r>
      </w:ins>
    </w:p>
    <w:p w14:paraId="756AB088" w14:textId="382B5770" w:rsidR="006131ED" w:rsidRDefault="006131ED" w:rsidP="006131ED">
      <w:pPr>
        <w:pStyle w:val="ListParagraph"/>
        <w:numPr>
          <w:ilvl w:val="0"/>
          <w:numId w:val="7"/>
        </w:numPr>
        <w:spacing w:after="160" w:line="256" w:lineRule="auto"/>
        <w:rPr>
          <w:ins w:id="912" w:author="Emma Hudgins" w:date="2023-06-12T15:07:00Z"/>
          <w:rFonts w:ascii="Calibri" w:eastAsia="Times New Roman" w:hAnsi="Calibri" w:cs="Calibri"/>
          <w:color w:val="000000"/>
        </w:rPr>
      </w:pPr>
      <w:ins w:id="913" w:author="Emma Hudgins" w:date="2023-06-12T15:06:00Z">
        <w:r>
          <w:rPr>
            <w:rFonts w:ascii="Calibri" w:eastAsia="Times New Roman" w:hAnsi="Calibri" w:cs="Calibri"/>
            <w:color w:val="000000"/>
          </w:rPr>
          <w:t xml:space="preserve">Biodiversity </w:t>
        </w:r>
      </w:ins>
      <w:ins w:id="914" w:author="Emma Hudgins" w:date="2023-06-12T15:07:00Z">
        <w:r>
          <w:rPr>
            <w:rFonts w:ascii="Calibri" w:eastAsia="Times New Roman" w:hAnsi="Calibri" w:cs="Calibri"/>
            <w:color w:val="000000"/>
          </w:rPr>
          <w:t>also provides co-benefits for</w:t>
        </w:r>
      </w:ins>
      <w:ins w:id="915" w:author="Emma Hudgins" w:date="2023-06-12T15:06:00Z">
        <w:r>
          <w:rPr>
            <w:rFonts w:ascii="Calibri" w:eastAsia="Times New Roman" w:hAnsi="Calibri" w:cs="Calibri"/>
            <w:color w:val="000000"/>
          </w:rPr>
          <w:t xml:space="preserve"> other forms of health not captured in this an</w:t>
        </w:r>
      </w:ins>
      <w:ins w:id="916" w:author="Emma Hudgins" w:date="2023-06-12T15:07:00Z">
        <w:r>
          <w:rPr>
            <w:rFonts w:ascii="Calibri" w:eastAsia="Times New Roman" w:hAnsi="Calibri" w:cs="Calibri"/>
            <w:color w:val="000000"/>
          </w:rPr>
          <w:t>alysis that may themselves alter mental health (</w:t>
        </w:r>
        <w:proofErr w:type="gramStart"/>
        <w:r>
          <w:rPr>
            <w:rFonts w:ascii="Calibri" w:eastAsia="Times New Roman" w:hAnsi="Calibri" w:cs="Calibri"/>
            <w:color w:val="000000"/>
          </w:rPr>
          <w:t>e.g.</w:t>
        </w:r>
        <w:proofErr w:type="gramEnd"/>
        <w:r>
          <w:rPr>
            <w:rFonts w:ascii="Calibri" w:eastAsia="Times New Roman" w:hAnsi="Calibri" w:cs="Calibri"/>
            <w:color w:val="000000"/>
          </w:rPr>
          <w:t xml:space="preserve"> cooling)</w:t>
        </w:r>
      </w:ins>
    </w:p>
    <w:p w14:paraId="71C636B5" w14:textId="4E2ED1CC" w:rsidR="006131ED" w:rsidRDefault="006131ED" w:rsidP="006131ED">
      <w:pPr>
        <w:pStyle w:val="ListParagraph"/>
        <w:numPr>
          <w:ilvl w:val="0"/>
          <w:numId w:val="7"/>
        </w:numPr>
        <w:spacing w:after="160" w:line="256" w:lineRule="auto"/>
        <w:rPr>
          <w:ins w:id="917" w:author="Emma Hudgins" w:date="2023-06-12T15:07:00Z"/>
          <w:rFonts w:ascii="Calibri" w:eastAsia="Times New Roman" w:hAnsi="Calibri" w:cs="Calibri"/>
          <w:color w:val="000000"/>
        </w:rPr>
      </w:pPr>
      <w:ins w:id="918" w:author="Emma Hudgins" w:date="2023-06-12T15:07:00Z">
        <w:r>
          <w:rPr>
            <w:rFonts w:ascii="Calibri" w:eastAsia="Times New Roman" w:hAnsi="Calibri" w:cs="Calibri"/>
            <w:color w:val="000000"/>
          </w:rPr>
          <w:t>Acuteness of stress and distress may make them less reliably linked to biodiversity</w:t>
        </w:r>
      </w:ins>
    </w:p>
    <w:p w14:paraId="753369CE" w14:textId="5473656B" w:rsidR="006131ED" w:rsidRDefault="006131ED" w:rsidP="006131ED">
      <w:pPr>
        <w:pStyle w:val="ListParagraph"/>
        <w:numPr>
          <w:ilvl w:val="0"/>
          <w:numId w:val="7"/>
        </w:numPr>
        <w:spacing w:after="160" w:line="256" w:lineRule="auto"/>
        <w:rPr>
          <w:ins w:id="919" w:author="Emma Hudgins" w:date="2023-06-12T15:08:00Z"/>
          <w:rFonts w:ascii="Calibri" w:eastAsia="Times New Roman" w:hAnsi="Calibri" w:cs="Calibri"/>
          <w:color w:val="000000"/>
        </w:rPr>
      </w:pPr>
      <w:proofErr w:type="spellStart"/>
      <w:ins w:id="920" w:author="Emma Hudgins" w:date="2023-06-12T15:07:00Z">
        <w:r>
          <w:rPr>
            <w:rFonts w:ascii="Calibri" w:eastAsia="Times New Roman" w:hAnsi="Calibri" w:cs="Calibri"/>
            <w:color w:val="000000"/>
          </w:rPr>
          <w:t>eBird</w:t>
        </w:r>
        <w:proofErr w:type="spellEnd"/>
        <w:r>
          <w:rPr>
            <w:rFonts w:ascii="Calibri" w:eastAsia="Times New Roman" w:hAnsi="Calibri" w:cs="Calibri"/>
            <w:color w:val="000000"/>
          </w:rPr>
          <w:t xml:space="preserve"> data are rich and useful!</w:t>
        </w:r>
      </w:ins>
    </w:p>
    <w:p w14:paraId="6A06AD55" w14:textId="68280DB7" w:rsidR="006131ED" w:rsidRDefault="006131ED" w:rsidP="006131ED">
      <w:pPr>
        <w:pStyle w:val="ListParagraph"/>
        <w:numPr>
          <w:ilvl w:val="0"/>
          <w:numId w:val="7"/>
        </w:numPr>
        <w:spacing w:after="160" w:line="256" w:lineRule="auto"/>
        <w:rPr>
          <w:ins w:id="921" w:author="Emma Hudgins" w:date="2023-06-12T15:08:00Z"/>
          <w:rFonts w:ascii="Calibri" w:eastAsia="Times New Roman" w:hAnsi="Calibri" w:cs="Calibri"/>
          <w:color w:val="000000"/>
        </w:rPr>
      </w:pPr>
      <w:ins w:id="922" w:author="Emma Hudgins" w:date="2023-06-12T15:08:00Z">
        <w:r>
          <w:rPr>
            <w:rFonts w:ascii="Calibri" w:eastAsia="Times New Roman" w:hAnsi="Calibri" w:cs="Calibri"/>
            <w:color w:val="000000"/>
          </w:rPr>
          <w:t xml:space="preserve">Blue space benefits are underexplored compared to green space </w:t>
        </w:r>
      </w:ins>
    </w:p>
    <w:p w14:paraId="63A3265B" w14:textId="730C2105" w:rsidR="002A7527" w:rsidRDefault="002A7527" w:rsidP="006131ED">
      <w:pPr>
        <w:pStyle w:val="ListParagraph"/>
        <w:numPr>
          <w:ilvl w:val="0"/>
          <w:numId w:val="7"/>
        </w:numPr>
        <w:spacing w:after="160" w:line="256" w:lineRule="auto"/>
        <w:rPr>
          <w:ins w:id="923" w:author="Emma Hudgins" w:date="2023-06-12T15:09:00Z"/>
          <w:rFonts w:ascii="Calibri" w:eastAsia="Times New Roman" w:hAnsi="Calibri" w:cs="Calibri"/>
          <w:color w:val="000000"/>
        </w:rPr>
      </w:pPr>
      <w:ins w:id="924" w:author="Emma Hudgins" w:date="2023-06-12T15:09:00Z">
        <w:r>
          <w:rPr>
            <w:rFonts w:ascii="Calibri" w:eastAsia="Times New Roman" w:hAnsi="Calibri" w:cs="Calibri"/>
            <w:color w:val="000000"/>
          </w:rPr>
          <w:t>M</w:t>
        </w:r>
      </w:ins>
      <w:ins w:id="925" w:author="Emma Hudgins" w:date="2023-06-12T15:08:00Z">
        <w:r>
          <w:rPr>
            <w:rFonts w:ascii="Calibri" w:eastAsia="Times New Roman" w:hAnsi="Calibri" w:cs="Calibri"/>
            <w:color w:val="000000"/>
          </w:rPr>
          <w:t xml:space="preserve">arginalization </w:t>
        </w:r>
      </w:ins>
      <w:ins w:id="926" w:author="Emma Hudgins" w:date="2023-06-12T15:09:00Z">
        <w:r>
          <w:rPr>
            <w:rFonts w:ascii="Calibri" w:eastAsia="Times New Roman" w:hAnsi="Calibri" w:cs="Calibri"/>
            <w:color w:val="000000"/>
          </w:rPr>
          <w:t xml:space="preserve">appears to </w:t>
        </w:r>
      </w:ins>
      <w:ins w:id="927" w:author="Emma Hudgins" w:date="2023-06-12T15:08:00Z">
        <w:r>
          <w:rPr>
            <w:rFonts w:ascii="Calibri" w:eastAsia="Times New Roman" w:hAnsi="Calibri" w:cs="Calibri"/>
            <w:color w:val="000000"/>
          </w:rPr>
          <w:t>make mental health outcomes less modifiable th</w:t>
        </w:r>
      </w:ins>
      <w:ins w:id="928" w:author="Emma Hudgins" w:date="2023-06-12T15:09:00Z">
        <w:r>
          <w:rPr>
            <w:rFonts w:ascii="Calibri" w:eastAsia="Times New Roman" w:hAnsi="Calibri" w:cs="Calibri"/>
            <w:color w:val="000000"/>
          </w:rPr>
          <w:t xml:space="preserve">rough </w:t>
        </w:r>
        <w:proofErr w:type="spellStart"/>
        <w:r>
          <w:rPr>
            <w:rFonts w:ascii="Calibri" w:eastAsia="Times New Roman" w:hAnsi="Calibri" w:cs="Calibri"/>
            <w:color w:val="000000"/>
          </w:rPr>
          <w:t>behaviours</w:t>
        </w:r>
        <w:proofErr w:type="spellEnd"/>
        <w:r>
          <w:rPr>
            <w:rFonts w:ascii="Calibri" w:eastAsia="Times New Roman" w:hAnsi="Calibri" w:cs="Calibri"/>
            <w:color w:val="000000"/>
          </w:rPr>
          <w:t xml:space="preserve"> (as evidenced for decreased significance/</w:t>
        </w:r>
        <w:proofErr w:type="spellStart"/>
        <w:r>
          <w:rPr>
            <w:rFonts w:ascii="Calibri" w:eastAsia="Times New Roman" w:hAnsi="Calibri" w:cs="Calibri"/>
            <w:color w:val="000000"/>
          </w:rPr>
          <w:t>nonsignificance</w:t>
        </w:r>
        <w:proofErr w:type="spellEnd"/>
        <w:r>
          <w:rPr>
            <w:rFonts w:ascii="Calibri" w:eastAsia="Times New Roman" w:hAnsi="Calibri" w:cs="Calibri"/>
            <w:color w:val="000000"/>
          </w:rPr>
          <w:t xml:space="preserve"> of fruit and veg, education) [if we want to get into the covariates]</w:t>
        </w:r>
      </w:ins>
    </w:p>
    <w:p w14:paraId="08ADA7E8" w14:textId="77777777" w:rsidR="002A7527" w:rsidRDefault="002A7527" w:rsidP="006131ED">
      <w:pPr>
        <w:pStyle w:val="ListParagraph"/>
        <w:numPr>
          <w:ilvl w:val="0"/>
          <w:numId w:val="7"/>
        </w:numPr>
        <w:spacing w:after="160" w:line="256" w:lineRule="auto"/>
        <w:rPr>
          <w:ins w:id="929" w:author="Emma Hudgins" w:date="2023-06-12T15:10:00Z"/>
          <w:rFonts w:ascii="Calibri" w:eastAsia="Times New Roman" w:hAnsi="Calibri" w:cs="Calibri"/>
          <w:color w:val="000000"/>
        </w:rPr>
      </w:pPr>
      <w:ins w:id="930" w:author="Emma Hudgins" w:date="2023-06-12T15:09:00Z">
        <w:r>
          <w:rPr>
            <w:rFonts w:ascii="Calibri" w:eastAsia="Times New Roman" w:hAnsi="Calibri" w:cs="Calibri"/>
            <w:color w:val="000000"/>
          </w:rPr>
          <w:t>Because our responses are self-reported, there are likely relationships between o</w:t>
        </w:r>
      </w:ins>
      <w:ins w:id="931" w:author="Emma Hudgins" w:date="2023-06-12T15:10:00Z">
        <w:r>
          <w:rPr>
            <w:rFonts w:ascii="Calibri" w:eastAsia="Times New Roman" w:hAnsi="Calibri" w:cs="Calibri"/>
            <w:color w:val="000000"/>
          </w:rPr>
          <w:t>ur covariates and likelihood of self-reporting as being in poor mental health (any previous evidence this explains our sex and ethnicity results?)</w:t>
        </w:r>
      </w:ins>
    </w:p>
    <w:p w14:paraId="335BBED1" w14:textId="5C01E70C" w:rsidR="002A7527" w:rsidRPr="006131ED" w:rsidRDefault="002A7527">
      <w:pPr>
        <w:pStyle w:val="ListParagraph"/>
        <w:numPr>
          <w:ilvl w:val="0"/>
          <w:numId w:val="7"/>
        </w:numPr>
        <w:spacing w:after="160" w:line="256" w:lineRule="auto"/>
        <w:rPr>
          <w:rFonts w:ascii="Calibri" w:eastAsia="Times New Roman" w:hAnsi="Calibri" w:cs="Calibri"/>
          <w:color w:val="000000"/>
          <w:rPrChange w:id="932" w:author="Emma Hudgins" w:date="2023-06-12T15:03:00Z">
            <w:rPr/>
          </w:rPrChange>
        </w:rPr>
        <w:pPrChange w:id="933" w:author="Emma Hudgins" w:date="2023-06-12T15:03:00Z">
          <w:pPr>
            <w:spacing w:after="160" w:line="256" w:lineRule="auto"/>
          </w:pPr>
        </w:pPrChange>
      </w:pPr>
      <w:ins w:id="934" w:author="Emma Hudgins" w:date="2023-06-12T15:10:00Z">
        <w:r>
          <w:rPr>
            <w:rFonts w:ascii="Calibri" w:eastAsia="Times New Roman" w:hAnsi="Calibri" w:cs="Calibri"/>
            <w:color w:val="000000"/>
          </w:rPr>
          <w:t xml:space="preserve">Reiterating that our sample didn’t capture the </w:t>
        </w:r>
      </w:ins>
      <w:ins w:id="935" w:author="Emma Hudgins" w:date="2023-06-12T15:11:00Z">
        <w:r>
          <w:rPr>
            <w:rFonts w:ascii="Calibri" w:eastAsia="Times New Roman" w:hAnsi="Calibri" w:cs="Calibri"/>
            <w:color w:val="000000"/>
          </w:rPr>
          <w:t>most marginalized communities because they do not have adequate bird diversity effort.</w:t>
        </w:r>
      </w:ins>
    </w:p>
    <w:p w14:paraId="500AA021" w14:textId="4008809B" w:rsidR="000B3266" w:rsidRPr="00855F71" w:rsidRDefault="000B3266" w:rsidP="000B3266">
      <w:pPr>
        <w:spacing w:after="160" w:line="256"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Acknowledgements</w:t>
      </w:r>
    </w:p>
    <w:p w14:paraId="2E5431AA" w14:textId="6E7210A9" w:rsidR="000B3266" w:rsidRPr="000B3266" w:rsidRDefault="000B3266">
      <w:pPr>
        <w:spacing w:after="160" w:line="256" w:lineRule="auto"/>
        <w:rPr>
          <w:rFonts w:ascii="Times New Roman" w:eastAsia="Times New Roman" w:hAnsi="Times New Roman" w:cs="Times New Roman"/>
          <w:sz w:val="24"/>
          <w:szCs w:val="24"/>
        </w:rPr>
      </w:pPr>
      <w:r w:rsidRPr="000B3266">
        <w:rPr>
          <w:rFonts w:ascii="Times New Roman" w:hAnsi="Times New Roman" w:cs="Times New Roman"/>
          <w:sz w:val="24"/>
          <w:szCs w:val="24"/>
          <w:shd w:val="clear" w:color="auto" w:fill="FFFFFF"/>
        </w:rPr>
        <w:t xml:space="preserve">This research was conducted at the Carleton University Data Centre, a part of the Canadian Research Data Centre Network (CRDCN). This service is provided through the support of Carleton University, the Canadian Foundation for Innovation, the Canadian Institutes of Health Research, the Social Science and Humanity Research Council, and Statistics Canada. </w:t>
      </w:r>
      <w:proofErr w:type="gramStart"/>
      <w:r w:rsidR="00932064">
        <w:rPr>
          <w:rFonts w:ascii="Times New Roman" w:hAnsi="Times New Roman" w:cs="Times New Roman"/>
          <w:sz w:val="24"/>
          <w:szCs w:val="24"/>
          <w:shd w:val="clear" w:color="auto" w:fill="FFFFFF"/>
        </w:rPr>
        <w:t>In particular we</w:t>
      </w:r>
      <w:proofErr w:type="gramEnd"/>
      <w:r w:rsidR="00932064">
        <w:rPr>
          <w:rFonts w:ascii="Times New Roman" w:hAnsi="Times New Roman" w:cs="Times New Roman"/>
          <w:sz w:val="24"/>
          <w:szCs w:val="24"/>
          <w:shd w:val="clear" w:color="auto" w:fill="FFFFFF"/>
        </w:rPr>
        <w:t xml:space="preserve"> thank</w:t>
      </w:r>
      <w:r w:rsidR="00936F69">
        <w:rPr>
          <w:rFonts w:ascii="Times New Roman" w:hAnsi="Times New Roman" w:cs="Times New Roman"/>
          <w:sz w:val="24"/>
          <w:szCs w:val="24"/>
          <w:shd w:val="clear" w:color="auto" w:fill="FFFFFF"/>
        </w:rPr>
        <w:t xml:space="preserve"> </w:t>
      </w:r>
      <w:proofErr w:type="spellStart"/>
      <w:r w:rsidR="00936F69">
        <w:rPr>
          <w:rFonts w:ascii="Times New Roman" w:hAnsi="Times New Roman" w:cs="Times New Roman"/>
          <w:sz w:val="24"/>
          <w:szCs w:val="24"/>
          <w:shd w:val="clear" w:color="auto" w:fill="FFFFFF"/>
        </w:rPr>
        <w:t>Xuefeng</w:t>
      </w:r>
      <w:proofErr w:type="spellEnd"/>
      <w:r w:rsidR="00936F69">
        <w:rPr>
          <w:rFonts w:ascii="Times New Roman" w:hAnsi="Times New Roman" w:cs="Times New Roman"/>
          <w:sz w:val="24"/>
          <w:szCs w:val="24"/>
          <w:shd w:val="clear" w:color="auto" w:fill="FFFFFF"/>
        </w:rPr>
        <w:t xml:space="preserve"> Hu for </w:t>
      </w:r>
      <w:del w:id="936" w:author="Emma Hudgins" w:date="2023-06-08T17:56:00Z">
        <w:r w:rsidR="00936F69" w:rsidDel="0010276A">
          <w:rPr>
            <w:rFonts w:ascii="Times New Roman" w:hAnsi="Times New Roman" w:cs="Times New Roman"/>
            <w:sz w:val="24"/>
            <w:szCs w:val="24"/>
            <w:shd w:val="clear" w:color="auto" w:fill="FFFFFF"/>
          </w:rPr>
          <w:delText xml:space="preserve">their </w:delText>
        </w:r>
      </w:del>
      <w:ins w:id="937" w:author="Emma Hudgins" w:date="2023-06-08T17:56:00Z">
        <w:r w:rsidR="0010276A">
          <w:rPr>
            <w:rFonts w:ascii="Times New Roman" w:hAnsi="Times New Roman" w:cs="Times New Roman"/>
            <w:sz w:val="24"/>
            <w:szCs w:val="24"/>
            <w:shd w:val="clear" w:color="auto" w:fill="FFFFFF"/>
          </w:rPr>
          <w:t xml:space="preserve">his </w:t>
        </w:r>
      </w:ins>
      <w:r w:rsidR="00936F69">
        <w:rPr>
          <w:rFonts w:ascii="Times New Roman" w:hAnsi="Times New Roman" w:cs="Times New Roman"/>
          <w:sz w:val="24"/>
          <w:szCs w:val="24"/>
          <w:shd w:val="clear" w:color="auto" w:fill="FFFFFF"/>
        </w:rPr>
        <w:t xml:space="preserve">guidance through the CRDCN process. </w:t>
      </w:r>
    </w:p>
    <w:p w14:paraId="7275DAB4" w14:textId="77777777" w:rsidR="000B3266" w:rsidRDefault="000B3266">
      <w:pPr>
        <w:spacing w:after="160" w:line="256" w:lineRule="auto"/>
        <w:rPr>
          <w:rFonts w:ascii="Times New Roman" w:eastAsia="Times New Roman" w:hAnsi="Times New Roman" w:cs="Times New Roman"/>
          <w:sz w:val="24"/>
          <w:szCs w:val="24"/>
        </w:rPr>
      </w:pPr>
    </w:p>
    <w:p w14:paraId="50E7A9B7" w14:textId="77777777" w:rsidR="006C1E4F" w:rsidRPr="006C1E4F" w:rsidRDefault="00920C2D" w:rsidP="006C1E4F">
      <w:pPr>
        <w:pStyle w:val="EndNoteBibliographyTitle"/>
      </w:pPr>
      <w:r>
        <w:fldChar w:fldCharType="begin"/>
      </w:r>
      <w:r>
        <w:instrText xml:space="preserve"> ADDIN EN.REFLIST </w:instrText>
      </w:r>
      <w:r>
        <w:fldChar w:fldCharType="separate"/>
      </w:r>
      <w:r w:rsidR="006C1E4F" w:rsidRPr="006C1E4F">
        <w:t>Literature cited</w:t>
      </w:r>
    </w:p>
    <w:p w14:paraId="19DB028A" w14:textId="77777777" w:rsidR="006C1E4F" w:rsidRPr="006C1E4F" w:rsidRDefault="006C1E4F" w:rsidP="006C1E4F">
      <w:pPr>
        <w:pStyle w:val="EndNoteBibliographyTitle"/>
      </w:pPr>
    </w:p>
    <w:p w14:paraId="62FF7C6A" w14:textId="77777777" w:rsidR="006C1E4F" w:rsidRPr="006C1E4F" w:rsidRDefault="006C1E4F" w:rsidP="006C1E4F">
      <w:pPr>
        <w:pStyle w:val="EndNoteBibliography"/>
      </w:pPr>
      <w:r w:rsidRPr="006C1E4F">
        <w:t>1.</w:t>
      </w:r>
      <w:r w:rsidRPr="006C1E4F">
        <w:tab/>
        <w:t>Seto KC, Güneralp B, Hutyra LR. Global forecasts of urban expansion to 2030 and direct impacts on biodiversity and carbon pools. PNAS. 2012;109(40):16083.</w:t>
      </w:r>
    </w:p>
    <w:p w14:paraId="318ABC89" w14:textId="77777777" w:rsidR="006C1E4F" w:rsidRPr="006C1E4F" w:rsidRDefault="006C1E4F" w:rsidP="006C1E4F">
      <w:pPr>
        <w:pStyle w:val="EndNoteBibliography"/>
      </w:pPr>
      <w:r w:rsidRPr="006C1E4F">
        <w:t>2.</w:t>
      </w:r>
      <w:r w:rsidRPr="006C1E4F">
        <w:tab/>
        <w:t>Grimm NB, Faeth SH, Golubiewski NE, Redman CL, Wu J, Bai X, et al. Global change and the ecology of cities. Science. 2008;319(5864):756.</w:t>
      </w:r>
    </w:p>
    <w:p w14:paraId="7D61D982" w14:textId="5592965C" w:rsidR="006C1E4F" w:rsidRPr="006C1E4F" w:rsidRDefault="006C1E4F" w:rsidP="006C1E4F">
      <w:pPr>
        <w:pStyle w:val="EndNoteBibliography"/>
      </w:pPr>
      <w:r w:rsidRPr="006C1E4F">
        <w:t>3.</w:t>
      </w:r>
      <w:r w:rsidRPr="006C1E4F">
        <w:tab/>
        <w:t xml:space="preserve">Statistics Canada. Canada's population estimates. Accessed June 1, 2020 </w:t>
      </w:r>
      <w:r w:rsidR="001B0E4C">
        <w:fldChar w:fldCharType="begin"/>
      </w:r>
      <w:r w:rsidR="001B0E4C">
        <w:instrText xml:space="preserve"> HYPERLINK "https://www150.statcan.gc.ca/n1/daily-quotidien/190328/dq190328b-eng.htm" </w:instrText>
      </w:r>
      <w:r w:rsidR="001B0E4C">
        <w:fldChar w:fldCharType="separate"/>
      </w:r>
      <w:r w:rsidRPr="006C1E4F">
        <w:rPr>
          <w:rStyle w:val="Hyperlink"/>
        </w:rPr>
        <w:t>https://www150.statcan.gc.ca/n1/daily-quotidien/190328/dq190328b-eng.htm</w:t>
      </w:r>
      <w:r w:rsidR="001B0E4C">
        <w:rPr>
          <w:rStyle w:val="Hyperlink"/>
        </w:rPr>
        <w:fldChar w:fldCharType="end"/>
      </w:r>
      <w:r w:rsidRPr="006C1E4F">
        <w:t>. 2018.</w:t>
      </w:r>
    </w:p>
    <w:p w14:paraId="1F8E7854" w14:textId="77777777" w:rsidR="006C1E4F" w:rsidRPr="006C1E4F" w:rsidRDefault="006C1E4F" w:rsidP="006C1E4F">
      <w:pPr>
        <w:pStyle w:val="EndNoteBibliography"/>
      </w:pPr>
      <w:r w:rsidRPr="006C1E4F">
        <w:t>4.</w:t>
      </w:r>
      <w:r w:rsidRPr="006C1E4F">
        <w:tab/>
        <w:t>Lederbogen F, Kirsch P, Haddad L, Streit F, Tost H, Schuch P, et al. City living and urban upbringing affect neural social stress processing in humans. Nature. 2011;474(7352):498-501.</w:t>
      </w:r>
    </w:p>
    <w:p w14:paraId="10D069A8" w14:textId="77777777" w:rsidR="006C1E4F" w:rsidRPr="00E92298" w:rsidRDefault="006C1E4F" w:rsidP="006C1E4F">
      <w:pPr>
        <w:pStyle w:val="EndNoteBibliography"/>
        <w:rPr>
          <w:lang w:val="fr-CA"/>
          <w:rPrChange w:id="938" w:author="Prince Ware, Stephanie (PHAC/ASPC)" w:date="2023-05-09T09:34:00Z">
            <w:rPr/>
          </w:rPrChange>
        </w:rPr>
      </w:pPr>
      <w:r w:rsidRPr="006C1E4F">
        <w:t>5.</w:t>
      </w:r>
      <w:r w:rsidRPr="006C1E4F">
        <w:tab/>
        <w:t xml:space="preserve">Soga M, Gaston KJ. Extinction of experience: the loss of human–nature interactions. </w:t>
      </w:r>
      <w:r w:rsidRPr="00E92298">
        <w:rPr>
          <w:lang w:val="fr-CA"/>
          <w:rPrChange w:id="939" w:author="Prince Ware, Stephanie (PHAC/ASPC)" w:date="2023-05-09T09:34:00Z">
            <w:rPr/>
          </w:rPrChange>
        </w:rPr>
        <w:t>Front Ecol Environ. 2016;14(2):94-101.</w:t>
      </w:r>
    </w:p>
    <w:p w14:paraId="02EA9421" w14:textId="77777777" w:rsidR="006C1E4F" w:rsidRPr="006C1E4F" w:rsidRDefault="006C1E4F" w:rsidP="006C1E4F">
      <w:pPr>
        <w:pStyle w:val="EndNoteBibliography"/>
      </w:pPr>
      <w:r w:rsidRPr="00E92298">
        <w:rPr>
          <w:lang w:val="fr-CA"/>
          <w:rPrChange w:id="940" w:author="Prince Ware, Stephanie (PHAC/ASPC)" w:date="2023-05-09T09:34:00Z">
            <w:rPr/>
          </w:rPrChange>
        </w:rPr>
        <w:t>6.</w:t>
      </w:r>
      <w:r w:rsidRPr="00E92298">
        <w:rPr>
          <w:lang w:val="fr-CA"/>
          <w:rPrChange w:id="941" w:author="Prince Ware, Stephanie (PHAC/ASPC)" w:date="2023-05-09T09:34:00Z">
            <w:rPr/>
          </w:rPrChange>
        </w:rPr>
        <w:tab/>
        <w:t xml:space="preserve">Gascon M, Triguero-Mas M, Martinez D, Dadvand P, Forns Guzman J, Plasència A, et al. </w:t>
      </w:r>
      <w:r w:rsidRPr="006C1E4F">
        <w:t>Mental health benefits of long-term exposure to residential green and blue spaces: a systematic review. Int J Env Res Public Health. 2015;12:4354-79.</w:t>
      </w:r>
    </w:p>
    <w:p w14:paraId="61D1EF04" w14:textId="77777777" w:rsidR="006C1E4F" w:rsidRPr="006C1E4F" w:rsidRDefault="006C1E4F" w:rsidP="006C1E4F">
      <w:pPr>
        <w:pStyle w:val="EndNoteBibliography"/>
      </w:pPr>
      <w:r w:rsidRPr="006C1E4F">
        <w:lastRenderedPageBreak/>
        <w:t>7.</w:t>
      </w:r>
      <w:r w:rsidRPr="006C1E4F">
        <w:tab/>
        <w:t>Frumkin H, Bratman Gregory N, Breslow Sara J, Cochran B, Kahn Jr Peter H, Lawler Joshua J, et al. Nature contact and human health: a research agenda. Environ Health Perspect. 2017;125(7):075001.</w:t>
      </w:r>
    </w:p>
    <w:p w14:paraId="5B8F855F" w14:textId="77777777" w:rsidR="006C1E4F" w:rsidRPr="006C1E4F" w:rsidRDefault="006C1E4F" w:rsidP="006C1E4F">
      <w:pPr>
        <w:pStyle w:val="EndNoteBibliography"/>
      </w:pPr>
      <w:r w:rsidRPr="006C1E4F">
        <w:t>8.</w:t>
      </w:r>
      <w:r w:rsidRPr="006C1E4F">
        <w:tab/>
        <w:t>Kellert SR, Wilson EO. The Biophilia Hypothesis. Washington, DC: Island Press; 1995.</w:t>
      </w:r>
    </w:p>
    <w:p w14:paraId="0EBC465C" w14:textId="77777777" w:rsidR="006C1E4F" w:rsidRPr="006C1E4F" w:rsidRDefault="006C1E4F" w:rsidP="006C1E4F">
      <w:pPr>
        <w:pStyle w:val="EndNoteBibliography"/>
      </w:pPr>
      <w:r w:rsidRPr="006C1E4F">
        <w:t>9.</w:t>
      </w:r>
      <w:r w:rsidRPr="006C1E4F">
        <w:tab/>
        <w:t>Kaplan S. The restorative benefits of nature: toward an integrative framework. Journal of Environmental Psychology. 1995;15(3):169-82.</w:t>
      </w:r>
    </w:p>
    <w:p w14:paraId="6D95906A" w14:textId="77777777" w:rsidR="006C1E4F" w:rsidRPr="006C1E4F" w:rsidRDefault="006C1E4F" w:rsidP="006C1E4F">
      <w:pPr>
        <w:pStyle w:val="EndNoteBibliography"/>
      </w:pPr>
      <w:r w:rsidRPr="006C1E4F">
        <w:t>10.</w:t>
      </w:r>
      <w:r w:rsidRPr="006C1E4F">
        <w:tab/>
        <w:t>Ulrich RS, Simons RF, Losito BD, Fiorito E, Miles MA, Zelson M. Stress recovery during exposure to natural and urban environments. Journal of Environmental Psychology. 1991;11(3):201-30.</w:t>
      </w:r>
    </w:p>
    <w:p w14:paraId="0A8C995C" w14:textId="77777777" w:rsidR="006C1E4F" w:rsidRPr="006C1E4F" w:rsidRDefault="006C1E4F" w:rsidP="006C1E4F">
      <w:pPr>
        <w:pStyle w:val="EndNoteBibliography"/>
      </w:pPr>
      <w:r w:rsidRPr="006C1E4F">
        <w:t>11.</w:t>
      </w:r>
      <w:r w:rsidRPr="006C1E4F">
        <w:tab/>
        <w:t>Markevych I, Schoierer J, Hartig T, Chudnovsky A, Hystad P, Dzhambov AM, et al. Exploring pathways linking greenspace to health: Theoretical and methodological guidance. Environ Res. 2017;158:301-17.</w:t>
      </w:r>
    </w:p>
    <w:p w14:paraId="1E9AF5B6" w14:textId="77777777" w:rsidR="006C1E4F" w:rsidRPr="006C1E4F" w:rsidRDefault="006C1E4F" w:rsidP="006C1E4F">
      <w:pPr>
        <w:pStyle w:val="EndNoteBibliography"/>
      </w:pPr>
      <w:r w:rsidRPr="006C1E4F">
        <w:t>12.</w:t>
      </w:r>
      <w:r w:rsidRPr="006C1E4F">
        <w:tab/>
        <w:t>Hartig T, Mitchell R, Vries Sd, Frumkin H. Nature and Health. Annu Rev Public Health. 2014;35(1):207-28.</w:t>
      </w:r>
    </w:p>
    <w:p w14:paraId="25FDD2F3" w14:textId="77777777" w:rsidR="006C1E4F" w:rsidRPr="006C1E4F" w:rsidRDefault="006C1E4F" w:rsidP="006C1E4F">
      <w:pPr>
        <w:pStyle w:val="EndNoteBibliography"/>
      </w:pPr>
      <w:r w:rsidRPr="006C1E4F">
        <w:t>13.</w:t>
      </w:r>
      <w:r w:rsidRPr="006C1E4F">
        <w:tab/>
        <w:t>Bratman GN, Hamilton JP, Daily GC. The impacts of nature experience on human cognitive function and mental health. Ann N Y Acad Sci. 2012;1249(1):118-36.</w:t>
      </w:r>
    </w:p>
    <w:p w14:paraId="2F74A853" w14:textId="77777777" w:rsidR="006C1E4F" w:rsidRPr="006C1E4F" w:rsidRDefault="006C1E4F" w:rsidP="006C1E4F">
      <w:pPr>
        <w:pStyle w:val="EndNoteBibliography"/>
      </w:pPr>
      <w:r w:rsidRPr="006C1E4F">
        <w:t>14.</w:t>
      </w:r>
      <w:r w:rsidRPr="006C1E4F">
        <w:tab/>
        <w:t>Shanahan DF, Fuller RA, Bush R, Lin BB, Gaston KJ. The health benefits of urban nature: how much do we need? Bioscience. 2015;65(5):476-85.</w:t>
      </w:r>
    </w:p>
    <w:p w14:paraId="14ECD3E3" w14:textId="77777777" w:rsidR="006C1E4F" w:rsidRPr="006C1E4F" w:rsidRDefault="006C1E4F" w:rsidP="006C1E4F">
      <w:pPr>
        <w:pStyle w:val="EndNoteBibliography"/>
      </w:pPr>
      <w:r w:rsidRPr="006C1E4F">
        <w:t>15.</w:t>
      </w:r>
      <w:r w:rsidRPr="006C1E4F">
        <w:tab/>
        <w:t>Hough RL. Biodiversity and human health: evidence for causality? Biodivers Conserv. 2014;23(2):267-88.</w:t>
      </w:r>
    </w:p>
    <w:p w14:paraId="1C0F209B" w14:textId="77777777" w:rsidR="006C1E4F" w:rsidRPr="006C1E4F" w:rsidRDefault="006C1E4F" w:rsidP="006C1E4F">
      <w:pPr>
        <w:pStyle w:val="EndNoteBibliography"/>
      </w:pPr>
      <w:r w:rsidRPr="006C1E4F">
        <w:t>16.</w:t>
      </w:r>
      <w:r w:rsidRPr="006C1E4F">
        <w:tab/>
        <w:t>Aerts R, Honnay O, Van Nieuwenhuyse A. Biodiversity and human health: mechanisms and evidence of the positive health effects of diversity in nature and green spaces. Br Med Bull. 2018;127(1):5-22.</w:t>
      </w:r>
    </w:p>
    <w:p w14:paraId="1903BFFC" w14:textId="77777777" w:rsidR="006C1E4F" w:rsidRPr="006C1E4F" w:rsidRDefault="006C1E4F" w:rsidP="006C1E4F">
      <w:pPr>
        <w:pStyle w:val="EndNoteBibliography"/>
      </w:pPr>
      <w:r w:rsidRPr="006C1E4F">
        <w:t>17.</w:t>
      </w:r>
      <w:r w:rsidRPr="006C1E4F">
        <w:tab/>
        <w:t>Fuller RA, Irvine KN, Devine-Wright P, Warren PH, Gaston KJ. Psychological benefits of greenspace increase with biodiversity. Biol Lett. 2007;3(4):390-4.</w:t>
      </w:r>
    </w:p>
    <w:p w14:paraId="199DE4F2" w14:textId="77777777" w:rsidR="006C1E4F" w:rsidRPr="006C1E4F" w:rsidRDefault="006C1E4F" w:rsidP="006C1E4F">
      <w:pPr>
        <w:pStyle w:val="EndNoteBibliography"/>
      </w:pPr>
      <w:r w:rsidRPr="006C1E4F">
        <w:t>18.</w:t>
      </w:r>
      <w:r w:rsidRPr="006C1E4F">
        <w:tab/>
        <w:t>Cox D, Shanahan D, Hudson H, Plummer K, Siriwardena G, Fuller R, et al. Doses of neighborhood nature: the benefits for mental health of living with nature. Bioscience. 2017;1.</w:t>
      </w:r>
    </w:p>
    <w:p w14:paraId="628B6624" w14:textId="77777777" w:rsidR="006C1E4F" w:rsidRPr="006C1E4F" w:rsidRDefault="006C1E4F" w:rsidP="006C1E4F">
      <w:pPr>
        <w:pStyle w:val="EndNoteBibliography"/>
      </w:pPr>
      <w:r w:rsidRPr="006C1E4F">
        <w:t>19.</w:t>
      </w:r>
      <w:r w:rsidRPr="006C1E4F">
        <w:tab/>
        <w:t>Wheeler B, Lovell R, Higgins S, White M, Alcock I, Osborne N, et al. Beyond greenspace: An ecological study of population general health and indicators of natural environment type and quality. International journal of health geographics. 2015;14:17.</w:t>
      </w:r>
    </w:p>
    <w:p w14:paraId="73BEF61A" w14:textId="77777777" w:rsidR="006C1E4F" w:rsidRPr="006C1E4F" w:rsidRDefault="006C1E4F" w:rsidP="006C1E4F">
      <w:pPr>
        <w:pStyle w:val="EndNoteBibliography"/>
      </w:pPr>
      <w:r w:rsidRPr="006C1E4F">
        <w:t>20.</w:t>
      </w:r>
      <w:r w:rsidRPr="006C1E4F">
        <w:tab/>
        <w:t>Methorst J, Bonn A, Marselle M, Böhning-Gaese K, Rehdanz K. Species richness is positively related to mental health – A study for Germany. Landscape Urban Plann. 2021;211:104084.</w:t>
      </w:r>
    </w:p>
    <w:p w14:paraId="56D46012" w14:textId="77777777" w:rsidR="006C1E4F" w:rsidRPr="006C1E4F" w:rsidRDefault="006C1E4F" w:rsidP="006C1E4F">
      <w:pPr>
        <w:pStyle w:val="EndNoteBibliography"/>
      </w:pPr>
      <w:r w:rsidRPr="006C1E4F">
        <w:t>21.</w:t>
      </w:r>
      <w:r w:rsidRPr="006C1E4F">
        <w:tab/>
        <w:t>Chang KG, Sullivan WC, Lin Y-H, Su W, Chang C-Y. The effect of biodiversity on green space users’ wellbeing—an empirical investigation using physiological evidence. Sustainability [Internet]. 2016; 8(10).</w:t>
      </w:r>
    </w:p>
    <w:p w14:paraId="0B744DA3" w14:textId="77777777" w:rsidR="006C1E4F" w:rsidRPr="006C1E4F" w:rsidRDefault="006C1E4F" w:rsidP="006C1E4F">
      <w:pPr>
        <w:pStyle w:val="EndNoteBibliography"/>
      </w:pPr>
      <w:r w:rsidRPr="006C1E4F">
        <w:t>22.</w:t>
      </w:r>
      <w:r w:rsidRPr="006C1E4F">
        <w:tab/>
        <w:t>Dallimer M, Irvine KN, Skinner AMJ, Davies ZG, Rouquette JR, Maltby LL, et al. Biodiversity and the feel-good factor: understanding associations between self-reported human well-being and species richness. Bioscience. 2012;62(1):47-55.</w:t>
      </w:r>
    </w:p>
    <w:p w14:paraId="356EBAC6" w14:textId="77777777" w:rsidR="006C1E4F" w:rsidRPr="006C1E4F" w:rsidRDefault="006C1E4F" w:rsidP="006C1E4F">
      <w:pPr>
        <w:pStyle w:val="EndNoteBibliography"/>
      </w:pPr>
      <w:r w:rsidRPr="006C1E4F">
        <w:t>23.</w:t>
      </w:r>
      <w:r w:rsidRPr="006C1E4F">
        <w:tab/>
        <w:t>Miller JR, Hobbs RJ. Conservation where people live and work. Conserv Biol. 2002;16(2):330-7.</w:t>
      </w:r>
    </w:p>
    <w:p w14:paraId="3FC852D4" w14:textId="77777777" w:rsidR="006C1E4F" w:rsidRPr="006C1E4F" w:rsidRDefault="006C1E4F" w:rsidP="006C1E4F">
      <w:pPr>
        <w:pStyle w:val="EndNoteBibliography"/>
      </w:pPr>
      <w:r w:rsidRPr="006C1E4F">
        <w:t>24.</w:t>
      </w:r>
      <w:r w:rsidRPr="006C1E4F">
        <w:tab/>
        <w:t>Buxton RT, Pearson AL, Allou C, Fristrup K, Wittemyer G. A synthesis of health benefits of natural sounds and their distribution in national parks. PNAS. 2021;118(14):e2013097118.</w:t>
      </w:r>
    </w:p>
    <w:p w14:paraId="0750CC55" w14:textId="77777777" w:rsidR="006C1E4F" w:rsidRPr="006C1E4F" w:rsidRDefault="006C1E4F" w:rsidP="006C1E4F">
      <w:pPr>
        <w:pStyle w:val="EndNoteBibliography"/>
      </w:pPr>
      <w:r w:rsidRPr="006C1E4F">
        <w:t>25.</w:t>
      </w:r>
      <w:r w:rsidRPr="006C1E4F">
        <w:tab/>
        <w:t>Ortega-Álvarez R, MacGregor-Fors I. Living in the big city: Effects of urban land-use on bird community structure, diversity, and composition. Landscape Urban Plann. 2009;90(3):189-95.</w:t>
      </w:r>
    </w:p>
    <w:p w14:paraId="40973531" w14:textId="77777777" w:rsidR="006C1E4F" w:rsidRPr="006C1E4F" w:rsidRDefault="006C1E4F" w:rsidP="006C1E4F">
      <w:pPr>
        <w:pStyle w:val="EndNoteBibliography"/>
      </w:pPr>
      <w:r w:rsidRPr="006C1E4F">
        <w:lastRenderedPageBreak/>
        <w:t>26.</w:t>
      </w:r>
      <w:r w:rsidRPr="006C1E4F">
        <w:tab/>
        <w:t>Ratcliffe E, Gatersleben B, Sowden PT. Bird sounds and their contributions to perceived attention restoration and stress recovery. Journal of Environmental Psychology. 2013;36:221-8.</w:t>
      </w:r>
    </w:p>
    <w:p w14:paraId="640573F6" w14:textId="77777777" w:rsidR="006C1E4F" w:rsidRPr="006C1E4F" w:rsidRDefault="006C1E4F" w:rsidP="006C1E4F">
      <w:pPr>
        <w:pStyle w:val="EndNoteBibliography"/>
      </w:pPr>
      <w:r w:rsidRPr="006C1E4F">
        <w:t>27.</w:t>
      </w:r>
      <w:r w:rsidRPr="006C1E4F">
        <w:tab/>
        <w:t>Gregory RD, Strien Av. Wild bird indicators: using composite population trends of birds as measures of environmental health. Ornithological Science. 2010;9(1):3-22.</w:t>
      </w:r>
    </w:p>
    <w:p w14:paraId="3AE3AD40" w14:textId="77777777" w:rsidR="006C1E4F" w:rsidRPr="006C1E4F" w:rsidRDefault="006C1E4F" w:rsidP="006C1E4F">
      <w:pPr>
        <w:pStyle w:val="EndNoteBibliography"/>
      </w:pPr>
      <w:r w:rsidRPr="006C1E4F">
        <w:t>28.</w:t>
      </w:r>
      <w:r w:rsidRPr="006C1E4F">
        <w:tab/>
        <w:t>Rosenberg KV, Dokter AM, Blancher PJ, Sauer JR, Smith AC, Smith PA, et al. Decline of the North American avifauna. Science. 2019;366(6461):120.</w:t>
      </w:r>
    </w:p>
    <w:p w14:paraId="1BB4B3EF" w14:textId="77777777" w:rsidR="006C1E4F" w:rsidRPr="006C1E4F" w:rsidRDefault="006C1E4F" w:rsidP="006C1E4F">
      <w:pPr>
        <w:pStyle w:val="EndNoteBibliography"/>
      </w:pPr>
      <w:r w:rsidRPr="006C1E4F">
        <w:t>29.</w:t>
      </w:r>
      <w:r w:rsidRPr="006C1E4F">
        <w:tab/>
        <w:t>Sol D, González-Lagos C, Moreira D, Maspons J, Lapiedra O. Urbanisation tolerance and the loss of avian diversity. Ecol Lett. 2014;17(8):942-50.</w:t>
      </w:r>
    </w:p>
    <w:p w14:paraId="3E9D705F" w14:textId="77777777" w:rsidR="006C1E4F" w:rsidRPr="006C1E4F" w:rsidRDefault="006C1E4F" w:rsidP="006C1E4F">
      <w:pPr>
        <w:pStyle w:val="EndNoteBibliography"/>
      </w:pPr>
      <w:r w:rsidRPr="006C1E4F">
        <w:t>30.</w:t>
      </w:r>
      <w:r w:rsidRPr="006C1E4F">
        <w:tab/>
        <w:t>Marzluff JM, Ewing K. Restoration of Fragmented Landscapes for the Conservation of Birds: A General Framework and Specific Recommendations for Urbanizing Landscapes. In: Marzluff JM, Shulenberger E, Endlicher W, Alberti M, Bradley G, Ryan C, et al., editors. Urban Ecology: An International Perspective on the Interaction Between Humans and Nature. Boston, MA: Springer US; 2008. p. 739-55.</w:t>
      </w:r>
    </w:p>
    <w:p w14:paraId="22C21518" w14:textId="77777777" w:rsidR="006C1E4F" w:rsidRPr="006C1E4F" w:rsidRDefault="006C1E4F" w:rsidP="006C1E4F">
      <w:pPr>
        <w:pStyle w:val="EndNoteBibliography"/>
      </w:pPr>
      <w:r w:rsidRPr="006C1E4F">
        <w:t>31.</w:t>
      </w:r>
      <w:r w:rsidRPr="006C1E4F">
        <w:tab/>
        <w:t>Belsky DW, Caspi A, Arseneault L, Corcoran DL, Domingue BW, Harris KM, et al. Genetics and the geography of health, behaviour and attainment. Nature Human Behaviour. 2019;3(6):576-86.</w:t>
      </w:r>
    </w:p>
    <w:p w14:paraId="00188DD5" w14:textId="77777777" w:rsidR="006C1E4F" w:rsidRPr="006C1E4F" w:rsidRDefault="006C1E4F" w:rsidP="006C1E4F">
      <w:pPr>
        <w:pStyle w:val="EndNoteBibliography"/>
      </w:pPr>
      <w:r w:rsidRPr="006C1E4F">
        <w:t>32.</w:t>
      </w:r>
      <w:r w:rsidRPr="006C1E4F">
        <w:tab/>
        <w:t>Smetanin P, Stiff D, Briante C, Adair CE, Ahmad S, Khan M. The life and economic impact of major mental illnesses in Canada: 2011-2041. Toronto, Canada: RiskAnalytica prepared for the Mental Health Commission of Canada; 2011.</w:t>
      </w:r>
    </w:p>
    <w:p w14:paraId="29755CDC" w14:textId="77777777" w:rsidR="006C1E4F" w:rsidRPr="006C1E4F" w:rsidRDefault="006C1E4F" w:rsidP="006C1E4F">
      <w:pPr>
        <w:pStyle w:val="EndNoteBibliography"/>
      </w:pPr>
      <w:r w:rsidRPr="006C1E4F">
        <w:t>33.</w:t>
      </w:r>
      <w:r w:rsidRPr="006C1E4F">
        <w:tab/>
        <w:t>Lim KL, Jacobs P, Ohinmaa A, Schopflocher D, Dewa C. A new population-based measure of the economic burden of mental illness in Canada. Chronic diseases in Canada. 2008;28:92-8.</w:t>
      </w:r>
    </w:p>
    <w:p w14:paraId="1A097701" w14:textId="7DED2901" w:rsidR="006C1E4F" w:rsidRPr="006C1E4F" w:rsidRDefault="006C1E4F" w:rsidP="006C1E4F">
      <w:pPr>
        <w:pStyle w:val="EndNoteBibliography"/>
      </w:pPr>
      <w:r w:rsidRPr="006C1E4F">
        <w:t>34.</w:t>
      </w:r>
      <w:r w:rsidRPr="006C1E4F">
        <w:tab/>
        <w:t xml:space="preserve">Statistics Canada. Self-rated mental health decreases after another year of the COVID-19 pandemic 2022 [Available from: </w:t>
      </w:r>
      <w:r w:rsidR="001B0E4C">
        <w:fldChar w:fldCharType="begin"/>
      </w:r>
      <w:r w:rsidR="001B0E4C">
        <w:instrText xml:space="preserve"> HYPERLINK "https://www150.statcan.gc.ca/n1/daily-quotidien/220607/dq220607e-eng.htm" </w:instrText>
      </w:r>
      <w:r w:rsidR="001B0E4C">
        <w:fldChar w:fldCharType="separate"/>
      </w:r>
      <w:r w:rsidRPr="006C1E4F">
        <w:rPr>
          <w:rStyle w:val="Hyperlink"/>
        </w:rPr>
        <w:t>https://www150.statcan.gc.ca/n1/daily-quotidien/220607/dq220607e-eng.htm</w:t>
      </w:r>
      <w:r w:rsidR="001B0E4C">
        <w:rPr>
          <w:rStyle w:val="Hyperlink"/>
        </w:rPr>
        <w:fldChar w:fldCharType="end"/>
      </w:r>
      <w:r w:rsidRPr="006C1E4F">
        <w:t>.</w:t>
      </w:r>
    </w:p>
    <w:p w14:paraId="479AF749" w14:textId="77777777" w:rsidR="006C1E4F" w:rsidRPr="006C1E4F" w:rsidRDefault="006C1E4F" w:rsidP="006C1E4F">
      <w:pPr>
        <w:pStyle w:val="EndNoteBibliography"/>
      </w:pPr>
      <w:r w:rsidRPr="006C1E4F">
        <w:t>35.</w:t>
      </w:r>
      <w:r w:rsidRPr="006C1E4F">
        <w:tab/>
        <w:t>WHO. Mental Health Action Plan 2013–2020. Geneva, Switzerland: World Health Organization; 2013.</w:t>
      </w:r>
    </w:p>
    <w:p w14:paraId="6714F152" w14:textId="77777777" w:rsidR="006C1E4F" w:rsidRPr="006C1E4F" w:rsidRDefault="006C1E4F" w:rsidP="006C1E4F">
      <w:pPr>
        <w:pStyle w:val="EndNoteBibliography"/>
      </w:pPr>
      <w:r w:rsidRPr="006C1E4F">
        <w:t>36.</w:t>
      </w:r>
      <w:r w:rsidRPr="006C1E4F">
        <w:tab/>
        <w:t>Colléony A, Clayton S, Couvet D, Saint Jalme M, Prévot A-C. Human preferences for species conservation: Animal charisma trumps endangered status. Biol Conserv. 2017;206:263-9.</w:t>
      </w:r>
    </w:p>
    <w:p w14:paraId="40945831" w14:textId="77777777" w:rsidR="006C1E4F" w:rsidRPr="006C1E4F" w:rsidRDefault="006C1E4F" w:rsidP="006C1E4F">
      <w:pPr>
        <w:pStyle w:val="EndNoteBibliography"/>
      </w:pPr>
      <w:r w:rsidRPr="006C1E4F">
        <w:t>37.</w:t>
      </w:r>
      <w:r w:rsidRPr="006C1E4F">
        <w:tab/>
        <w:t>Cohen-Shacham E, Walters G, Janzen C, Maginnis S. Nature-based Solutions to address global societal challenges. Gland, Switzerland: International Union for the Conservation of Nature. xiii + 97pp.; 2016.</w:t>
      </w:r>
    </w:p>
    <w:p w14:paraId="2DE05509" w14:textId="77777777" w:rsidR="006C1E4F" w:rsidRPr="006C1E4F" w:rsidRDefault="006C1E4F" w:rsidP="006C1E4F">
      <w:pPr>
        <w:pStyle w:val="EndNoteBibliography"/>
      </w:pPr>
      <w:r w:rsidRPr="006C1E4F">
        <w:t>38.</w:t>
      </w:r>
      <w:r w:rsidRPr="006C1E4F">
        <w:tab/>
        <w:t>Wood EM, Esaian S. The importance of street trees to urban avifauna. Ecol Appl. 2020;30(7):e02149.</w:t>
      </w:r>
    </w:p>
    <w:p w14:paraId="19956903" w14:textId="77777777" w:rsidR="006C1E4F" w:rsidRPr="00E92298" w:rsidRDefault="006C1E4F" w:rsidP="006C1E4F">
      <w:pPr>
        <w:pStyle w:val="EndNoteBibliography"/>
        <w:rPr>
          <w:lang w:val="fr-CA"/>
          <w:rPrChange w:id="942" w:author="Prince Ware, Stephanie (PHAC/ASPC)" w:date="2023-05-09T09:34:00Z">
            <w:rPr/>
          </w:rPrChange>
        </w:rPr>
      </w:pPr>
      <w:r w:rsidRPr="006C1E4F">
        <w:t>39.</w:t>
      </w:r>
      <w:r w:rsidRPr="006C1E4F">
        <w:tab/>
        <w:t xml:space="preserve">Marselle MR, Bowler DE, Watzema J, Eichenberg D, Kirsten T, Bonn A. Urban street tree biodiversity and antidepressant prescriptions. </w:t>
      </w:r>
      <w:r w:rsidRPr="00E92298">
        <w:rPr>
          <w:lang w:val="fr-CA"/>
          <w:rPrChange w:id="943" w:author="Prince Ware, Stephanie (PHAC/ASPC)" w:date="2023-05-09T09:34:00Z">
            <w:rPr/>
          </w:rPrChange>
        </w:rPr>
        <w:t>Scientific Reports. 2020;10(1):22445.</w:t>
      </w:r>
    </w:p>
    <w:p w14:paraId="406F6B3D" w14:textId="77777777" w:rsidR="006C1E4F" w:rsidRPr="006C1E4F" w:rsidRDefault="006C1E4F" w:rsidP="006C1E4F">
      <w:pPr>
        <w:pStyle w:val="EndNoteBibliography"/>
      </w:pPr>
      <w:r w:rsidRPr="00E92298">
        <w:rPr>
          <w:lang w:val="fr-CA"/>
          <w:rPrChange w:id="944" w:author="Prince Ware, Stephanie (PHAC/ASPC)" w:date="2023-05-09T09:34:00Z">
            <w:rPr/>
          </w:rPrChange>
        </w:rPr>
        <w:t>40.</w:t>
      </w:r>
      <w:r w:rsidRPr="00E92298">
        <w:rPr>
          <w:lang w:val="fr-CA"/>
          <w:rPrChange w:id="945" w:author="Prince Ware, Stephanie (PHAC/ASPC)" w:date="2023-05-09T09:34:00Z">
            <w:rPr/>
          </w:rPrChange>
        </w:rPr>
        <w:tab/>
        <w:t xml:space="preserve">Crouse DL, Pinault L, Christidis T, Lavigne E, Thomson EM, Villeneuve PJ. </w:t>
      </w:r>
      <w:r w:rsidRPr="006C1E4F">
        <w:t>Residential greenness and indicators of stress and mental well-being in a Canadian national-level survey. Environ Res. 2021;192:110267.</w:t>
      </w:r>
    </w:p>
    <w:p w14:paraId="09206366" w14:textId="77777777" w:rsidR="006C1E4F" w:rsidRPr="006C1E4F" w:rsidRDefault="006C1E4F" w:rsidP="006C1E4F">
      <w:pPr>
        <w:pStyle w:val="EndNoteBibliography"/>
      </w:pPr>
      <w:r w:rsidRPr="006C1E4F">
        <w:t>41.</w:t>
      </w:r>
      <w:r w:rsidRPr="006C1E4F">
        <w:tab/>
        <w:t>Nieto S, Flombaum P, Garbulsky MF. Can temporal and spatial NDVI predict regional bird-species richness? Global Ecol Cons. 2015;3:729-35.</w:t>
      </w:r>
    </w:p>
    <w:p w14:paraId="0C919613" w14:textId="77777777" w:rsidR="006C1E4F" w:rsidRPr="006C1E4F" w:rsidRDefault="006C1E4F" w:rsidP="006C1E4F">
      <w:pPr>
        <w:pStyle w:val="EndNoteBibliography"/>
      </w:pPr>
      <w:r w:rsidRPr="006C1E4F">
        <w:t>42.</w:t>
      </w:r>
      <w:r w:rsidRPr="006C1E4F">
        <w:tab/>
        <w:t>R Core Team. R: A language and environment for statistical computing. Vienna, Austria: R Foundation for Statistical Computing; 2022.</w:t>
      </w:r>
    </w:p>
    <w:p w14:paraId="6CF1ED2A" w14:textId="07562A64" w:rsidR="006C1E4F" w:rsidRPr="006C1E4F" w:rsidRDefault="006C1E4F" w:rsidP="006C1E4F">
      <w:pPr>
        <w:pStyle w:val="EndNoteBibliography"/>
      </w:pPr>
      <w:r w:rsidRPr="006C1E4F">
        <w:t>43.</w:t>
      </w:r>
      <w:r w:rsidRPr="006C1E4F">
        <w:tab/>
        <w:t xml:space="preserve">Statistics Canada. Canadian Community Health Survey - Annual Component (CCHS) 2023 [Available from: </w:t>
      </w:r>
      <w:r w:rsidR="001B0E4C">
        <w:fldChar w:fldCharType="begin"/>
      </w:r>
      <w:r w:rsidR="001B0E4C">
        <w:instrText xml:space="preserve"> HYPERLINK "https://www23.statcan.gc.ca/imdb/p2SV.pl?Function=getSurvey&amp;SDDS=3226" </w:instrText>
      </w:r>
      <w:r w:rsidR="001B0E4C">
        <w:fldChar w:fldCharType="separate"/>
      </w:r>
      <w:r w:rsidRPr="006C1E4F">
        <w:rPr>
          <w:rStyle w:val="Hyperlink"/>
        </w:rPr>
        <w:t>https://www23.statcan.gc.ca/imdb/p2SV.pl?Function=getSurvey&amp;SDDS=3226</w:t>
      </w:r>
      <w:r w:rsidR="001B0E4C">
        <w:rPr>
          <w:rStyle w:val="Hyperlink"/>
        </w:rPr>
        <w:fldChar w:fldCharType="end"/>
      </w:r>
      <w:r w:rsidRPr="006C1E4F">
        <w:t>.</w:t>
      </w:r>
    </w:p>
    <w:p w14:paraId="56B39C22" w14:textId="77777777" w:rsidR="006C1E4F" w:rsidRPr="006C1E4F" w:rsidRDefault="006C1E4F" w:rsidP="006C1E4F">
      <w:pPr>
        <w:pStyle w:val="EndNoteBibliography"/>
      </w:pPr>
      <w:r w:rsidRPr="006C1E4F">
        <w:lastRenderedPageBreak/>
        <w:t>44.</w:t>
      </w:r>
      <w:r w:rsidRPr="006C1E4F">
        <w:tab/>
        <w:t>Gravel R, Béland Y. The Canadian Community Health Survey: mental health and well-being. Canadian journal of psychiatry Revue canadienne de psychiatrie. 2005;50(10):573-9.</w:t>
      </w:r>
    </w:p>
    <w:p w14:paraId="00047302" w14:textId="77777777" w:rsidR="006C1E4F" w:rsidRPr="006C1E4F" w:rsidRDefault="006C1E4F" w:rsidP="006C1E4F">
      <w:pPr>
        <w:pStyle w:val="EndNoteBibliography"/>
      </w:pPr>
      <w:r w:rsidRPr="006C1E4F">
        <w:t>45.</w:t>
      </w:r>
      <w:r w:rsidRPr="006C1E4F">
        <w:tab/>
        <w:t>Kessler RC, Andrews G, Colpe LJ, Hiripi E, Mroczek DK, Normand SLT, et al. Short screening scales to monitor population prevalences and trends in non-specific psychological distress. Psychol Med. 2002;32:959-6.</w:t>
      </w:r>
    </w:p>
    <w:p w14:paraId="741F1F7C" w14:textId="77777777" w:rsidR="006C1E4F" w:rsidRPr="006C1E4F" w:rsidRDefault="006C1E4F" w:rsidP="006C1E4F">
      <w:pPr>
        <w:pStyle w:val="EndNoteBibliography"/>
      </w:pPr>
      <w:r w:rsidRPr="006C1E4F">
        <w:t>46.</w:t>
      </w:r>
      <w:r w:rsidRPr="006C1E4F">
        <w:tab/>
        <w:t>Andrews G, Slade T. Interpreting scores on the Kessler Psychological Distress Scale (K10). Australian and New Zealand journal of public health. 2001;25(6):494-7.</w:t>
      </w:r>
    </w:p>
    <w:p w14:paraId="4AC29E88" w14:textId="77777777" w:rsidR="006C1E4F" w:rsidRPr="006C1E4F" w:rsidRDefault="006C1E4F" w:rsidP="006C1E4F">
      <w:pPr>
        <w:pStyle w:val="EndNoteBibliography"/>
      </w:pPr>
      <w:r w:rsidRPr="006C1E4F">
        <w:t>47.</w:t>
      </w:r>
      <w:r w:rsidRPr="006C1E4F">
        <w:tab/>
        <w:t>Sampasa-Kanyinga H, Zamorski MA, Colman I. The psychometric properties of the 10-item Kessler Psychological Distress Scale (K10) in Canadian military personnel. PLoS One. 2018;13(4):e0196562.</w:t>
      </w:r>
    </w:p>
    <w:p w14:paraId="5C18CAF5" w14:textId="77777777" w:rsidR="006C1E4F" w:rsidRPr="006C1E4F" w:rsidRDefault="006C1E4F" w:rsidP="006C1E4F">
      <w:pPr>
        <w:pStyle w:val="EndNoteBibliography"/>
      </w:pPr>
      <w:r w:rsidRPr="006C1E4F">
        <w:t>48.</w:t>
      </w:r>
      <w:r w:rsidRPr="006C1E4F">
        <w:tab/>
        <w:t>Sullivan BL, Phillips T, Dayer AA, Wood CL, Farnsworth A, Iliff MJ, et al. Using open access observational data for conservation action: A case study for birds. Biol Conserv. 2017;208:5-14.</w:t>
      </w:r>
    </w:p>
    <w:p w14:paraId="2D1DC68D" w14:textId="77777777" w:rsidR="006C1E4F" w:rsidRPr="006C1E4F" w:rsidRDefault="006C1E4F" w:rsidP="006C1E4F">
      <w:pPr>
        <w:pStyle w:val="EndNoteBibliography"/>
      </w:pPr>
      <w:r w:rsidRPr="006C1E4F">
        <w:t>49.</w:t>
      </w:r>
      <w:r w:rsidRPr="006C1E4F">
        <w:tab/>
        <w:t>Sullivan BL, Aycrigg JL, Barry JH, Bonney RE, Bruns N, Cooper CB, et al. The eBird enterprise: an integrated approach to development and application of citizen science. Biol Conserv. 2014;169(Supplement C):31-40.</w:t>
      </w:r>
    </w:p>
    <w:p w14:paraId="21D92C44" w14:textId="77777777" w:rsidR="006C1E4F" w:rsidRPr="006C1E4F" w:rsidRDefault="006C1E4F" w:rsidP="006C1E4F">
      <w:pPr>
        <w:pStyle w:val="EndNoteBibliography"/>
      </w:pPr>
      <w:r w:rsidRPr="006C1E4F">
        <w:t>50.</w:t>
      </w:r>
      <w:r w:rsidRPr="006C1E4F">
        <w:tab/>
        <w:t>La Sorte FA, Lepczyk CA, Burnett JL, Hurlbert AH, Tingley MW, Zuckerberg B. Opportunities and challenges for big data ornithology. The Condor. 2018;120(2):414-26.</w:t>
      </w:r>
    </w:p>
    <w:p w14:paraId="6A6761BE" w14:textId="77777777" w:rsidR="006C1E4F" w:rsidRPr="006C1E4F" w:rsidRDefault="006C1E4F" w:rsidP="006C1E4F">
      <w:pPr>
        <w:pStyle w:val="EndNoteBibliography"/>
      </w:pPr>
      <w:r w:rsidRPr="006C1E4F">
        <w:t>51.</w:t>
      </w:r>
      <w:r w:rsidRPr="006C1E4F">
        <w:tab/>
        <w:t>Callaghan CT, Lyons MB, Martin JM, Major RE, Kingsford RT. Assessing the reliability of avian biodiversity measures of urban greenspaces using eBird citizen science data. Avian Conserv and Ecol. 2017;12(2).</w:t>
      </w:r>
    </w:p>
    <w:p w14:paraId="3784D31A" w14:textId="77777777" w:rsidR="006C1E4F" w:rsidRPr="006C1E4F" w:rsidRDefault="006C1E4F" w:rsidP="006C1E4F">
      <w:pPr>
        <w:pStyle w:val="EndNoteBibliography"/>
      </w:pPr>
      <w:r w:rsidRPr="006C1E4F">
        <w:t>52.</w:t>
      </w:r>
      <w:r w:rsidRPr="006C1E4F">
        <w:tab/>
        <w:t>Callaghan CT, Bino G, Major RE, Martin JM, Lyons MB, Kingsford RT. Heterogeneous urban green areas are bird diversity hotspots: insights using continental-scale citizen science data. Landscape Ecol. 2019;34(6):1231-46.</w:t>
      </w:r>
    </w:p>
    <w:p w14:paraId="1C8AA7A7" w14:textId="17F77B96" w:rsidR="006C1E4F" w:rsidRPr="006C1E4F" w:rsidRDefault="006C1E4F" w:rsidP="006C1E4F">
      <w:pPr>
        <w:pStyle w:val="EndNoteBibliography"/>
      </w:pPr>
      <w:r w:rsidRPr="006C1E4F">
        <w:t>53.</w:t>
      </w:r>
      <w:r w:rsidRPr="006C1E4F">
        <w:tab/>
        <w:t xml:space="preserve">Strimas-Mackey M, Miller E, Hochachka WM. auk: eBird Data Extraction and Processing with AWK. R package version 0.3.0. </w:t>
      </w:r>
      <w:r w:rsidR="001B0E4C">
        <w:fldChar w:fldCharType="begin"/>
      </w:r>
      <w:r w:rsidR="001B0E4C">
        <w:instrText xml:space="preserve"> HYPERLINK "https://cornelllabofornithology.github.io/auk/" </w:instrText>
      </w:r>
      <w:r w:rsidR="001B0E4C">
        <w:fldChar w:fldCharType="separate"/>
      </w:r>
      <w:r w:rsidRPr="006C1E4F">
        <w:rPr>
          <w:rStyle w:val="Hyperlink"/>
        </w:rPr>
        <w:t>https://cornelllabofornithology.github.io/auk/</w:t>
      </w:r>
      <w:r w:rsidR="001B0E4C">
        <w:rPr>
          <w:rStyle w:val="Hyperlink"/>
        </w:rPr>
        <w:fldChar w:fldCharType="end"/>
      </w:r>
      <w:r w:rsidRPr="006C1E4F">
        <w:t>. 2018.</w:t>
      </w:r>
    </w:p>
    <w:p w14:paraId="38F86D1F" w14:textId="3BDFF25C" w:rsidR="006C1E4F" w:rsidRPr="006C1E4F" w:rsidRDefault="006C1E4F" w:rsidP="006C1E4F">
      <w:pPr>
        <w:pStyle w:val="EndNoteBibliography"/>
      </w:pPr>
      <w:r w:rsidRPr="006C1E4F">
        <w:t>54.</w:t>
      </w:r>
      <w:r w:rsidRPr="006C1E4F">
        <w:tab/>
        <w:t>Donaldson K. How big is your neighborhood? Using the AHS and GIS to determine the extent of your community: U.S. Census Bureau SEHSD Working Paper #FY2013</w:t>
      </w:r>
      <w:r w:rsidRPr="006C1E4F">
        <w:rPr>
          <w:rFonts w:ascii="Cambria Math" w:hAnsi="Cambria Math" w:cs="Cambria Math"/>
        </w:rPr>
        <w:t>‐</w:t>
      </w:r>
      <w:r w:rsidRPr="006C1E4F">
        <w:t xml:space="preserve">064; 2013 [Available from: </w:t>
      </w:r>
      <w:r w:rsidR="001B0E4C">
        <w:fldChar w:fldCharType="begin"/>
      </w:r>
      <w:r w:rsidR="001B0E4C">
        <w:instrText xml:space="preserve"> HYPERLINK "https://www.census.gov/content/dam/Census/programs-surveys/ahs/working-papers/how_big_is_your_neighborhood.pdf" </w:instrText>
      </w:r>
      <w:r w:rsidR="001B0E4C">
        <w:fldChar w:fldCharType="separate"/>
      </w:r>
      <w:r w:rsidRPr="006C1E4F">
        <w:rPr>
          <w:rStyle w:val="Hyperlink"/>
        </w:rPr>
        <w:t>https://www.census.gov/content/dam/Census/programs-surveys/ahs/working-papers/how_big_is_your_neighborhood.pdf</w:t>
      </w:r>
      <w:r w:rsidR="001B0E4C">
        <w:rPr>
          <w:rStyle w:val="Hyperlink"/>
        </w:rPr>
        <w:fldChar w:fldCharType="end"/>
      </w:r>
      <w:r w:rsidRPr="006C1E4F">
        <w:t>.</w:t>
      </w:r>
    </w:p>
    <w:p w14:paraId="6558220E" w14:textId="77777777" w:rsidR="006C1E4F" w:rsidRPr="006C1E4F" w:rsidRDefault="006C1E4F" w:rsidP="006C1E4F">
      <w:pPr>
        <w:pStyle w:val="EndNoteBibliography"/>
      </w:pPr>
      <w:r w:rsidRPr="006C1E4F">
        <w:t>55.</w:t>
      </w:r>
      <w:r w:rsidRPr="006C1E4F">
        <w:tab/>
        <w:t>Chao A, Gotelli NJ, Hsieh TC, Sander EL, Ma KH, Colwell RK, et al. Rarefaction and extrapolation with Hill numbers: a framework for sampling and estimation in species diversity studies. Ecol Monogr. 2014;84(1):45-67.</w:t>
      </w:r>
    </w:p>
    <w:p w14:paraId="2C40CA75" w14:textId="77777777" w:rsidR="006C1E4F" w:rsidRPr="006C1E4F" w:rsidRDefault="006C1E4F" w:rsidP="006C1E4F">
      <w:pPr>
        <w:pStyle w:val="EndNoteBibliography"/>
      </w:pPr>
      <w:r w:rsidRPr="006C1E4F">
        <w:t>56.</w:t>
      </w:r>
      <w:r w:rsidRPr="006C1E4F">
        <w:tab/>
        <w:t>Chao A. Nonparametric estimation of the number of classes in a population. Scandinavian Journal of Statistics. 1984;11(4):265-70.</w:t>
      </w:r>
    </w:p>
    <w:p w14:paraId="4FAE7379" w14:textId="77777777" w:rsidR="006C1E4F" w:rsidRPr="006C1E4F" w:rsidRDefault="006C1E4F" w:rsidP="006C1E4F">
      <w:pPr>
        <w:pStyle w:val="EndNoteBibliography"/>
      </w:pPr>
      <w:r w:rsidRPr="006C1E4F">
        <w:t>57.</w:t>
      </w:r>
      <w:r w:rsidRPr="006C1E4F">
        <w:tab/>
        <w:t>Hsieh TC, Ma KH, Chao A. iNEXT: an R package for rarefaction and extrapolation of species diversity (Hill numbers). Methods Ecol Evo. 2016;7(12):1451-6.</w:t>
      </w:r>
    </w:p>
    <w:p w14:paraId="6026F382" w14:textId="77777777" w:rsidR="006C1E4F" w:rsidRPr="006C1E4F" w:rsidRDefault="006C1E4F" w:rsidP="006C1E4F">
      <w:pPr>
        <w:pStyle w:val="EndNoteBibliography"/>
      </w:pPr>
      <w:r w:rsidRPr="006C1E4F">
        <w:t>58.</w:t>
      </w:r>
      <w:r w:rsidRPr="006C1E4F">
        <w:tab/>
        <w:t>Matheson FI, Dunn JR, Smith KL, Moineddin R, Glazier RH. Development of the Canadian Marginalization Index: a new tool for the study of inequality. Can J Public Health. 2012;103(8 Suppl 2):S12-6.</w:t>
      </w:r>
    </w:p>
    <w:p w14:paraId="52C3832E" w14:textId="18A9909C" w:rsidR="006C1E4F" w:rsidRPr="006C1E4F" w:rsidRDefault="006C1E4F" w:rsidP="006C1E4F">
      <w:pPr>
        <w:pStyle w:val="EndNoteBibliography"/>
      </w:pPr>
      <w:r w:rsidRPr="006C1E4F">
        <w:t>59.</w:t>
      </w:r>
      <w:r w:rsidRPr="006C1E4F">
        <w:tab/>
        <w:t xml:space="preserve">Oksanen J, Blanchet FG, Kindt R, Legendre P, Minchin PR, O'Hara RB, et al. Vegan: community ecology package. R package version 2.0-7. </w:t>
      </w:r>
      <w:r w:rsidR="001B0E4C">
        <w:fldChar w:fldCharType="begin"/>
      </w:r>
      <w:r w:rsidR="001B0E4C">
        <w:instrText xml:space="preserve"> HYPERLINK "http://CRAN.R-project.org/package=vegan" </w:instrText>
      </w:r>
      <w:r w:rsidR="001B0E4C">
        <w:fldChar w:fldCharType="separate"/>
      </w:r>
      <w:r w:rsidRPr="006C1E4F">
        <w:rPr>
          <w:rStyle w:val="Hyperlink"/>
        </w:rPr>
        <w:t>http://CRAN.R-project.org/package=vegan</w:t>
      </w:r>
      <w:r w:rsidR="001B0E4C">
        <w:rPr>
          <w:rStyle w:val="Hyperlink"/>
        </w:rPr>
        <w:fldChar w:fldCharType="end"/>
      </w:r>
      <w:r w:rsidRPr="006C1E4F">
        <w:t>. 2013.</w:t>
      </w:r>
    </w:p>
    <w:p w14:paraId="10F21AE9" w14:textId="77777777" w:rsidR="006C1E4F" w:rsidRPr="006C1E4F" w:rsidRDefault="006C1E4F" w:rsidP="006C1E4F">
      <w:pPr>
        <w:pStyle w:val="EndNoteBibliography"/>
      </w:pPr>
      <w:r w:rsidRPr="006C1E4F">
        <w:t>60.</w:t>
      </w:r>
      <w:r w:rsidRPr="006C1E4F">
        <w:tab/>
        <w:t>Owen L, Corfe B. The role of diet and nutrition on mental health and wellbeing. Proceedings of the Nutrition Society. 2017;76(4):425-6.</w:t>
      </w:r>
    </w:p>
    <w:p w14:paraId="7E5F43D4" w14:textId="77777777" w:rsidR="006C1E4F" w:rsidRPr="006C1E4F" w:rsidRDefault="006C1E4F" w:rsidP="006C1E4F">
      <w:pPr>
        <w:pStyle w:val="EndNoteBibliography"/>
      </w:pPr>
      <w:r w:rsidRPr="006C1E4F">
        <w:t>61.</w:t>
      </w:r>
      <w:r w:rsidRPr="006C1E4F">
        <w:tab/>
        <w:t>Plurphanswat N, Kaestner R, Rodu B. The Effect of Smoking on Mental Health. American Journal of Health Behavior. 2017;41(4):471-83.</w:t>
      </w:r>
    </w:p>
    <w:p w14:paraId="7C8401BB" w14:textId="77777777" w:rsidR="006C1E4F" w:rsidRPr="006C1E4F" w:rsidRDefault="006C1E4F" w:rsidP="006C1E4F">
      <w:pPr>
        <w:pStyle w:val="EndNoteBibliography"/>
      </w:pPr>
      <w:r w:rsidRPr="006C1E4F">
        <w:lastRenderedPageBreak/>
        <w:t>62.</w:t>
      </w:r>
      <w:r w:rsidRPr="006C1E4F">
        <w:tab/>
        <w:t>Taylor G, McNeill A, Girling A, Farley A, Lindson-Hawley N, Aveyard P. Change in mental health after smoking cessation: systematic review and meta-analysis. BMJ : British Medical Journal. 2014;348:g1151.</w:t>
      </w:r>
    </w:p>
    <w:p w14:paraId="5571FE6B" w14:textId="77777777" w:rsidR="006C1E4F" w:rsidRPr="006C1E4F" w:rsidRDefault="006C1E4F" w:rsidP="006C1E4F">
      <w:pPr>
        <w:pStyle w:val="EndNoteBibliography"/>
      </w:pPr>
      <w:r w:rsidRPr="006C1E4F">
        <w:t>63.</w:t>
      </w:r>
      <w:r w:rsidRPr="006C1E4F">
        <w:tab/>
        <w:t>Bell S, Britton A. An exploration of the dynamic longitudinal relationship between mental health and alcohol consumption: a prospective cohort study. BMC Medicine. 2014;12(1):91.</w:t>
      </w:r>
    </w:p>
    <w:p w14:paraId="20C38132" w14:textId="6FD5BFA7" w:rsidR="006C1E4F" w:rsidRPr="006C1E4F" w:rsidRDefault="006C1E4F" w:rsidP="006C1E4F">
      <w:pPr>
        <w:pStyle w:val="EndNoteBibliography"/>
      </w:pPr>
      <w:r w:rsidRPr="006C1E4F">
        <w:t>64.</w:t>
      </w:r>
      <w:r w:rsidRPr="006C1E4F">
        <w:tab/>
        <w:t>Manuel D, Yusuf W, Vyuha R, Chen K, Bennett C. cchsflow: Transforming and Harmonizing CCHS Variables. R package version 2.1.0, &lt;</w:t>
      </w:r>
      <w:r w:rsidR="001B0E4C">
        <w:fldChar w:fldCharType="begin"/>
      </w:r>
      <w:r w:rsidR="001B0E4C">
        <w:instrText xml:space="preserve"> HYPERLINK "https://CRAN.R-project.org/package=cchsflow" </w:instrText>
      </w:r>
      <w:r w:rsidR="001B0E4C">
        <w:fldChar w:fldCharType="separate"/>
      </w:r>
      <w:r w:rsidRPr="006C1E4F">
        <w:rPr>
          <w:rStyle w:val="Hyperlink"/>
        </w:rPr>
        <w:t>https://CRAN.R-project.org/package=cchsflow</w:t>
      </w:r>
      <w:r w:rsidR="001B0E4C">
        <w:rPr>
          <w:rStyle w:val="Hyperlink"/>
        </w:rPr>
        <w:fldChar w:fldCharType="end"/>
      </w:r>
      <w:r w:rsidRPr="006C1E4F">
        <w:t>&gt;. 2022.</w:t>
      </w:r>
    </w:p>
    <w:p w14:paraId="42C5D57D" w14:textId="77777777" w:rsidR="006C1E4F" w:rsidRPr="006C1E4F" w:rsidRDefault="006C1E4F" w:rsidP="006C1E4F">
      <w:pPr>
        <w:pStyle w:val="EndNoteBibliography"/>
      </w:pPr>
      <w:r w:rsidRPr="006C1E4F">
        <w:t>65.</w:t>
      </w:r>
      <w:r w:rsidRPr="006C1E4F">
        <w:tab/>
        <w:t>Alegría M, Álvarez K, DiMarzio K. Immigration and mental health. Current Epidemiology Reports. 2017;4(2):145-55.</w:t>
      </w:r>
    </w:p>
    <w:p w14:paraId="6779E655" w14:textId="77777777" w:rsidR="006C1E4F" w:rsidRPr="006C1E4F" w:rsidRDefault="006C1E4F" w:rsidP="006C1E4F">
      <w:pPr>
        <w:pStyle w:val="EndNoteBibliography"/>
      </w:pPr>
      <w:r w:rsidRPr="006C1E4F">
        <w:t>66.</w:t>
      </w:r>
      <w:r w:rsidRPr="006C1E4F">
        <w:tab/>
        <w:t>Wood SN, Goude Y, Shaw S. Generalized additive models for large data sets. J Roy Stat Soc Ser C (Appl Stat). 2015;64(1):139-55.</w:t>
      </w:r>
    </w:p>
    <w:p w14:paraId="1BD8E35D" w14:textId="77777777" w:rsidR="006C1E4F" w:rsidRPr="006C1E4F" w:rsidRDefault="006C1E4F" w:rsidP="006C1E4F">
      <w:pPr>
        <w:pStyle w:val="EndNoteBibliography"/>
      </w:pPr>
      <w:r w:rsidRPr="006C1E4F">
        <w:t>67.</w:t>
      </w:r>
      <w:r w:rsidRPr="006C1E4F">
        <w:tab/>
        <w:t>Wood SN. Generalized additive models: an introduction with R. Boca Raton, FL, USA: Chapman and Hall/CRC Press; 2006.</w:t>
      </w:r>
    </w:p>
    <w:p w14:paraId="47D81593" w14:textId="77777777" w:rsidR="006C1E4F" w:rsidRPr="006C1E4F" w:rsidRDefault="006C1E4F" w:rsidP="006C1E4F">
      <w:pPr>
        <w:pStyle w:val="EndNoteBibliography"/>
      </w:pPr>
      <w:r w:rsidRPr="006C1E4F">
        <w:t>68.</w:t>
      </w:r>
      <w:r w:rsidRPr="006C1E4F">
        <w:tab/>
        <w:t>Marra G, Wood SN. Practical variable selection for generalized additive models. Comput Stat Data Anal. 2011;55(7):2372-87.</w:t>
      </w:r>
    </w:p>
    <w:p w14:paraId="3EAA9DB2" w14:textId="77777777" w:rsidR="006C1E4F" w:rsidRPr="006C1E4F" w:rsidRDefault="006C1E4F" w:rsidP="006C1E4F">
      <w:pPr>
        <w:pStyle w:val="EndNoteBibliography"/>
      </w:pPr>
      <w:r w:rsidRPr="006C1E4F">
        <w:t>69.</w:t>
      </w:r>
      <w:r w:rsidRPr="006C1E4F">
        <w:tab/>
        <w:t>Phillips O. Using bootstrap weights with Wes Var and SUDAAN. The Research Data Centres Information and Technical Bulletin. 2004;1(2):6-21.</w:t>
      </w:r>
    </w:p>
    <w:p w14:paraId="5F34C9E9" w14:textId="77777777" w:rsidR="006C1E4F" w:rsidRPr="006C1E4F" w:rsidRDefault="006C1E4F" w:rsidP="006C1E4F">
      <w:pPr>
        <w:pStyle w:val="EndNoteBibliography"/>
      </w:pPr>
      <w:r w:rsidRPr="006C1E4F">
        <w:t>70.</w:t>
      </w:r>
      <w:r w:rsidRPr="006C1E4F">
        <w:tab/>
        <w:t>Dormann CF, Elith J, Bacher S, Buchmann C, Carl G, Carré G, et al. Collinearity: a review of methods to deal with it and a simulation study evaluating their performance. Ecography. 2013;36(1):27-46.</w:t>
      </w:r>
    </w:p>
    <w:p w14:paraId="46F49757" w14:textId="77777777" w:rsidR="006C1E4F" w:rsidRPr="006C1E4F" w:rsidRDefault="006C1E4F" w:rsidP="006C1E4F">
      <w:pPr>
        <w:pStyle w:val="EndNoteBibliography"/>
      </w:pPr>
      <w:r w:rsidRPr="006C1E4F">
        <w:t>71.</w:t>
      </w:r>
      <w:r w:rsidRPr="006C1E4F">
        <w:tab/>
        <w:t>Amodio S, Aria M, D'Ambrosio A. On concurvity in nonlinear and nonparametric regression models. Statistica. 2015;74(1):85-98.</w:t>
      </w:r>
    </w:p>
    <w:p w14:paraId="79D0695F" w14:textId="77777777" w:rsidR="006C1E4F" w:rsidRPr="006C1E4F" w:rsidRDefault="006C1E4F" w:rsidP="006C1E4F">
      <w:pPr>
        <w:pStyle w:val="EndNoteBibliography"/>
      </w:pPr>
      <w:r w:rsidRPr="006C1E4F">
        <w:t>72.</w:t>
      </w:r>
      <w:r w:rsidRPr="006C1E4F">
        <w:tab/>
        <w:t>Van Buuren S, Groothuis-Oudshoorn K. mice: Multivariate imputation by chained equations in R. J Stat Softw. 2011;45:1-67.</w:t>
      </w:r>
    </w:p>
    <w:p w14:paraId="77176A4D" w14:textId="77777777" w:rsidR="006C1E4F" w:rsidRPr="006C1E4F" w:rsidRDefault="006C1E4F" w:rsidP="006C1E4F">
      <w:pPr>
        <w:pStyle w:val="EndNoteBibliography"/>
      </w:pPr>
      <w:r w:rsidRPr="006C1E4F">
        <w:t>73.</w:t>
      </w:r>
      <w:r w:rsidRPr="006C1E4F">
        <w:tab/>
        <w:t>Nutsford D, Pearson AL, Kingham S, Reitsma F. Residential exposure to visible blue space (but not green space) associated with lower psychological distress in a capital city. Health Place. 2016;39:70-8.</w:t>
      </w:r>
    </w:p>
    <w:p w14:paraId="3172456D" w14:textId="58BD73FC" w:rsidR="00F44000" w:rsidRDefault="00920C2D">
      <w:pPr>
        <w:spacing w:line="280" w:lineRule="auto"/>
        <w:rPr>
          <w:rFonts w:ascii="Calibri" w:eastAsia="Calibri" w:hAnsi="Calibri" w:cs="Calibri"/>
        </w:rPr>
      </w:pPr>
      <w:r>
        <w:rPr>
          <w:rFonts w:ascii="Calibri" w:eastAsia="Calibri" w:hAnsi="Calibri" w:cs="Calibri"/>
        </w:rPr>
        <w:fldChar w:fldCharType="end"/>
      </w:r>
    </w:p>
    <w:sectPr w:rsidR="00F44000" w:rsidSect="00F23BD0">
      <w:headerReference w:type="default" r:id="rId20"/>
      <w:pgSz w:w="11909" w:h="16834"/>
      <w:pgMar w:top="1440" w:right="1440" w:bottom="1440" w:left="1440" w:header="720" w:footer="720" w:gutter="0"/>
      <w:lnNumType w:countBy="1" w:restart="continuous"/>
      <w:pgNumType w:start="1"/>
      <w:cols w:space="720"/>
      <w:sectPrChange w:id="946" w:author="Emma Hudgins" w:date="2023-06-08T13:11:00Z">
        <w:sectPr w:rsidR="00F44000" w:rsidSect="00F23BD0">
          <w:pgMar w:top="1440" w:right="1440" w:bottom="1440" w:left="1440" w:header="720" w:footer="720" w:gutter="0"/>
          <w:lnNumType w:countBy="0" w:restart="newPage"/>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Emma Hudgins" w:date="2023-04-24T21:56:00Z" w:initials="EH">
    <w:p w14:paraId="69B45EE9" w14:textId="3FC885F1" w:rsidR="005D5B4F" w:rsidRDefault="005D5B4F">
      <w:pPr>
        <w:pStyle w:val="CommentText"/>
      </w:pPr>
      <w:r>
        <w:rPr>
          <w:rStyle w:val="CommentReference"/>
        </w:rPr>
        <w:annotationRef/>
      </w:r>
      <w:r>
        <w:t>I don’t think this is too outlandish, given how rare it is to be working with microdata on mental health. I spoke to a friend who worked at statcan and he says even he would have had to go through hoops to get access to the cchs, so it would be worth talking that up</w:t>
      </w:r>
    </w:p>
  </w:comment>
  <w:comment w:id="6" w:author="Emma Hudgins" w:date="2023-04-24T22:05:00Z" w:initials="EH">
    <w:p w14:paraId="58095EC6" w14:textId="7BA9B66D" w:rsidR="005D5B4F" w:rsidRDefault="005D5B4F">
      <w:pPr>
        <w:pStyle w:val="CommentText"/>
      </w:pPr>
      <w:r>
        <w:rPr>
          <w:rStyle w:val="CommentReference"/>
        </w:rPr>
        <w:annotationRef/>
      </w:r>
      <w:r>
        <w:t>My partner suggested The Journal of Positive Psychology but I’m not sure if this will be seen as psychology enough</w:t>
      </w:r>
    </w:p>
    <w:p w14:paraId="29E87F45" w14:textId="7B53C715" w:rsidR="005D5B4F" w:rsidRDefault="008B0558">
      <w:pPr>
        <w:pStyle w:val="CommentText"/>
      </w:pPr>
      <w:hyperlink r:id="rId1" w:history="1">
        <w:r w:rsidR="005D5B4F" w:rsidRPr="006F2AA3">
          <w:rPr>
            <w:rStyle w:val="Hyperlink"/>
          </w:rPr>
          <w:t>https://www.tandfonline.com/toc/rpos20/current</w:t>
        </w:r>
      </w:hyperlink>
    </w:p>
    <w:p w14:paraId="54FE853E" w14:textId="1C0B20F2" w:rsidR="005D5B4F" w:rsidRDefault="005D5B4F">
      <w:pPr>
        <w:pStyle w:val="CommentText"/>
      </w:pPr>
      <w:r>
        <w:tab/>
      </w:r>
    </w:p>
  </w:comment>
  <w:comment w:id="7" w:author="Prince Ware, Stephanie (PHAC/ASPC)" w:date="2023-05-09T09:36:00Z" w:initials="PWS(">
    <w:p w14:paraId="39001347" w14:textId="77777777" w:rsidR="00E92298" w:rsidRDefault="00E92298" w:rsidP="00A856B4">
      <w:pPr>
        <w:pStyle w:val="CommentText"/>
      </w:pPr>
      <w:r>
        <w:rPr>
          <w:rStyle w:val="CommentReference"/>
        </w:rPr>
        <w:annotationRef/>
      </w:r>
      <w:r>
        <w:t xml:space="preserve">Could also try for Lancet Public Health: </w:t>
      </w:r>
      <w:hyperlink r:id="rId2" w:history="1">
        <w:r w:rsidRPr="00A856B4">
          <w:rPr>
            <w:rStyle w:val="Hyperlink"/>
          </w:rPr>
          <w:t>About The Lancet Public Health</w:t>
        </w:r>
      </w:hyperlink>
      <w:r>
        <w:t xml:space="preserve"> </w:t>
      </w:r>
    </w:p>
  </w:comment>
  <w:comment w:id="19" w:author="Prince Ware, Stephanie (PHAC/ASPC)" w:date="2023-05-09T09:49:00Z" w:initials="PWS(">
    <w:p w14:paraId="63B620BA" w14:textId="77777777" w:rsidR="00284DB5" w:rsidRDefault="00284DB5" w:rsidP="00074F2C">
      <w:pPr>
        <w:pStyle w:val="CommentText"/>
      </w:pPr>
      <w:r>
        <w:rPr>
          <w:rStyle w:val="CommentReference"/>
        </w:rPr>
        <w:annotationRef/>
      </w:r>
      <w:r>
        <w:t xml:space="preserve">Would it make sense to also refer to the growing numbers of adults who live in urban centres globally? Currently 56% live in cities and this is expected to reach 7 in 10 by 2050. </w:t>
      </w:r>
      <w:hyperlink r:id="rId3" w:anchor="tab=tab_1" w:history="1">
        <w:r w:rsidRPr="00074F2C">
          <w:rPr>
            <w:rStyle w:val="Hyperlink"/>
          </w:rPr>
          <w:t>https://www.who.int/health-topics/urban-health#tab=tab_1</w:t>
        </w:r>
      </w:hyperlink>
    </w:p>
  </w:comment>
  <w:comment w:id="27" w:author="Prince Ware, Stephanie (PHAC/ASPC)" w:date="2023-05-09T13:47:00Z" w:initials="PWS(">
    <w:p w14:paraId="62CCC019" w14:textId="77777777" w:rsidR="00721722" w:rsidRDefault="00721722" w:rsidP="00E47C4B">
      <w:pPr>
        <w:pStyle w:val="CommentText"/>
      </w:pPr>
      <w:r>
        <w:rPr>
          <w:rStyle w:val="CommentReference"/>
        </w:rPr>
        <w:annotationRef/>
      </w:r>
      <w:r>
        <w:t>Should there be a general description of how annual exposure data were linked to the respective annual health outcome data?</w:t>
      </w:r>
    </w:p>
  </w:comment>
  <w:comment w:id="34" w:author="Amber Pearson" w:date="2023-05-08T12:36:00Z" w:initials="AP">
    <w:p w14:paraId="72D43B6A" w14:textId="4EB57623" w:rsidR="0089742E" w:rsidRDefault="0089742E">
      <w:pPr>
        <w:pStyle w:val="CommentText"/>
      </w:pPr>
      <w:r>
        <w:rPr>
          <w:rStyle w:val="CommentReference"/>
        </w:rPr>
        <w:annotationRef/>
      </w:r>
      <w:r>
        <w:t>is this area-level?</w:t>
      </w:r>
    </w:p>
  </w:comment>
  <w:comment w:id="31" w:author="Emma Hudgins" w:date="2023-06-08T12:31:00Z" w:initials="EH">
    <w:p w14:paraId="5183BB4B" w14:textId="33E60316" w:rsidR="00E856F7" w:rsidRDefault="00E856F7">
      <w:pPr>
        <w:pStyle w:val="CommentText"/>
      </w:pPr>
      <w:r>
        <w:rPr>
          <w:rStyle w:val="CommentReference"/>
        </w:rPr>
        <w:annotationRef/>
      </w:r>
      <w:r>
        <w:t>Technically these were nearly all already aggregated at the postal code level within CANUE</w:t>
      </w:r>
    </w:p>
  </w:comment>
  <w:comment w:id="46" w:author="Prince Ware, Stephanie (PHAC/ASPC)" w:date="2023-05-09T09:57:00Z" w:initials="PWS(">
    <w:p w14:paraId="1050A7FC" w14:textId="77777777" w:rsidR="00D43146" w:rsidRDefault="00D43146" w:rsidP="009B59E5">
      <w:pPr>
        <w:pStyle w:val="CommentText"/>
      </w:pPr>
      <w:r>
        <w:rPr>
          <w:rStyle w:val="CommentReference"/>
        </w:rPr>
        <w:annotationRef/>
      </w:r>
      <w:r>
        <w:t xml:space="preserve">Sorry I didn't catch the issue of the pre-2015 data before. Because of the redesign (changes to survey frame, collection and sampling strategies), it's generally not recommended to combine data from files pre-post because of the changes to content and methodology. I see you have checked that the questions are the same, so it's important to look at rates of your mental health outcomes to see if they're generally stable pre-post as it can be difficult to know what was responsible for the change. </w:t>
      </w:r>
    </w:p>
  </w:comment>
  <w:comment w:id="47" w:author="Prince Ware, Stephanie (PHAC/ASPC)" w:date="2023-05-09T10:56:00Z" w:initials="PWS(">
    <w:p w14:paraId="33AC5A9E" w14:textId="77777777" w:rsidR="0000665E" w:rsidRDefault="009204F0">
      <w:pPr>
        <w:pStyle w:val="CommentText"/>
      </w:pPr>
      <w:r>
        <w:rPr>
          <w:rStyle w:val="CommentReference"/>
        </w:rPr>
        <w:annotationRef/>
      </w:r>
      <w:r w:rsidR="0000665E">
        <w:t xml:space="preserve">Also probably an argument to examine youth separately from adults given likely unique determinants of mental health and well-being at each development stage.  </w:t>
      </w:r>
      <w:hyperlink r:id="rId4" w:history="1">
        <w:r w:rsidR="0000665E" w:rsidRPr="00345032">
          <w:rPr>
            <w:rStyle w:val="Hyperlink"/>
          </w:rPr>
          <w:t>Health characteristics, annual estimates (statcan.gc.ca)</w:t>
        </w:r>
      </w:hyperlink>
      <w:r w:rsidR="0000665E">
        <w:t xml:space="preserve"> </w:t>
      </w:r>
    </w:p>
    <w:p w14:paraId="761D406D" w14:textId="77777777" w:rsidR="0000665E" w:rsidRDefault="0000665E">
      <w:pPr>
        <w:pStyle w:val="CommentText"/>
      </w:pPr>
    </w:p>
    <w:p w14:paraId="65F77A82" w14:textId="27352BB5" w:rsidR="0000665E" w:rsidRDefault="0000665E" w:rsidP="00345032">
      <w:pPr>
        <w:pStyle w:val="CommentText"/>
      </w:pPr>
      <w:r>
        <w:rPr>
          <w:noProof/>
        </w:rPr>
        <w:drawing>
          <wp:inline distT="0" distB="0" distL="0" distR="0" wp14:anchorId="3DDA75E7" wp14:editId="354A9273">
            <wp:extent cx="5733415" cy="1600835"/>
            <wp:effectExtent l="0" t="0" r="635"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pic:cNvPicPr/>
                  </pic:nvPicPr>
                  <pic:blipFill>
                    <a:blip r:embed="rId5">
                      <a:extLst>
                        <a:ext uri="{28A0092B-C50C-407E-A947-70E740481C1C}">
                          <a14:useLocalDpi xmlns:a14="http://schemas.microsoft.com/office/drawing/2010/main" val="0"/>
                        </a:ext>
                      </a:extLst>
                    </a:blip>
                    <a:stretch>
                      <a:fillRect/>
                    </a:stretch>
                  </pic:blipFill>
                  <pic:spPr>
                    <a:xfrm>
                      <a:off x="0" y="0"/>
                      <a:ext cx="5733415" cy="1600835"/>
                    </a:xfrm>
                    <a:prstGeom prst="rect">
                      <a:avLst/>
                    </a:prstGeom>
                  </pic:spPr>
                </pic:pic>
              </a:graphicData>
            </a:graphic>
          </wp:inline>
        </w:drawing>
      </w:r>
    </w:p>
  </w:comment>
  <w:comment w:id="48" w:author="Emma Hudgins" w:date="2023-06-08T12:35:00Z" w:initials="EH">
    <w:p w14:paraId="6400591B" w14:textId="77777777" w:rsidR="00E856F7" w:rsidRDefault="00E856F7">
      <w:pPr>
        <w:pStyle w:val="CommentText"/>
      </w:pPr>
      <w:r>
        <w:rPr>
          <w:rStyle w:val="CommentReference"/>
        </w:rPr>
        <w:annotationRef/>
      </w:r>
      <w:r>
        <w:t xml:space="preserve">I missed this – what do you think Rachel? Would the relationship between biodiversity and mental health be </w:t>
      </w:r>
      <w:proofErr w:type="gramStart"/>
      <w:r>
        <w:t>nonlinearly-different</w:t>
      </w:r>
      <w:proofErr w:type="gramEnd"/>
      <w:r>
        <w:t xml:space="preserve"> in youth vs adults?</w:t>
      </w:r>
    </w:p>
    <w:p w14:paraId="77B60DC9" w14:textId="5B5C489B" w:rsidR="00E856F7" w:rsidRDefault="009F525A">
      <w:pPr>
        <w:pStyle w:val="CommentText"/>
      </w:pPr>
      <w:r>
        <w:t xml:space="preserve">So </w:t>
      </w:r>
      <w:proofErr w:type="gramStart"/>
      <w:r>
        <w:t>far</w:t>
      </w:r>
      <w:proofErr w:type="gramEnd"/>
      <w:r>
        <w:t xml:space="preserve"> we only account for this via a linear age term, not a stratification, but already have a ton of models </w:t>
      </w:r>
    </w:p>
  </w:comment>
  <w:comment w:id="70" w:author="Prince Ware, Stephanie (PHAC/ASPC)" w:date="2023-05-09T13:18:00Z" w:initials="PWS(">
    <w:p w14:paraId="140150BD" w14:textId="77777777" w:rsidR="0000665E" w:rsidRDefault="0000665E" w:rsidP="007F75CB">
      <w:pPr>
        <w:pStyle w:val="CommentText"/>
      </w:pPr>
      <w:r>
        <w:rPr>
          <w:rStyle w:val="CommentReference"/>
        </w:rPr>
        <w:annotationRef/>
      </w:r>
      <w:r>
        <w:t>In CCHS it's called "perceived mental health"</w:t>
      </w:r>
    </w:p>
  </w:comment>
  <w:comment w:id="110" w:author="Prince Ware, Stephanie (PHAC/ASPC)" w:date="2023-05-09T13:49:00Z" w:initials="PWS(">
    <w:p w14:paraId="75BD994F" w14:textId="77777777" w:rsidR="00721722" w:rsidRDefault="00721722" w:rsidP="005E776E">
      <w:pPr>
        <w:pStyle w:val="CommentText"/>
      </w:pPr>
      <w:r>
        <w:rPr>
          <w:rStyle w:val="CommentReference"/>
        </w:rPr>
        <w:annotationRef/>
      </w:r>
      <w:r>
        <w:t>Is this based on a circular buffer from the centroid of the postal-code?</w:t>
      </w:r>
    </w:p>
  </w:comment>
  <w:comment w:id="111" w:author="Emma Hudgins" w:date="2023-06-08T12:38:00Z" w:initials="EH">
    <w:p w14:paraId="2CCCE3E1" w14:textId="4B46076A" w:rsidR="009F525A" w:rsidRDefault="009F525A">
      <w:pPr>
        <w:pStyle w:val="CommentText"/>
      </w:pPr>
      <w:r>
        <w:rPr>
          <w:rStyle w:val="CommentReference"/>
        </w:rPr>
        <w:annotationRef/>
      </w:r>
      <w:r>
        <w:t xml:space="preserve">Rachel – you did this stage, but I assume because we had postal code </w:t>
      </w:r>
      <w:proofErr w:type="gramStart"/>
      <w:r>
        <w:t>shapefiles</w:t>
      </w:r>
      <w:proofErr w:type="gramEnd"/>
      <w:r>
        <w:t xml:space="preserve"> we used the postal code edge?</w:t>
      </w:r>
    </w:p>
  </w:comment>
  <w:comment w:id="136" w:author="Prince Ware, Stephanie (PHAC/ASPC)" w:date="2023-05-09T13:57:00Z" w:initials="PWS(">
    <w:p w14:paraId="337FC464" w14:textId="77777777" w:rsidR="00901E18" w:rsidRDefault="00901E18" w:rsidP="009C3963">
      <w:pPr>
        <w:pStyle w:val="CommentText"/>
      </w:pPr>
      <w:r>
        <w:rPr>
          <w:rStyle w:val="CommentReference"/>
        </w:rPr>
        <w:annotationRef/>
      </w:r>
      <w:r>
        <w:t>Below it says 500m and 1000m?</w:t>
      </w:r>
    </w:p>
  </w:comment>
  <w:comment w:id="139" w:author="Prince Ware, Stephanie (PHAC/ASPC)" w:date="2023-05-09T13:59:00Z" w:initials="PWS(">
    <w:p w14:paraId="48047B03" w14:textId="77777777" w:rsidR="00901E18" w:rsidRDefault="00901E18" w:rsidP="000838BF">
      <w:pPr>
        <w:pStyle w:val="CommentText"/>
      </w:pPr>
      <w:r>
        <w:rPr>
          <w:rStyle w:val="CommentReference"/>
        </w:rPr>
        <w:annotationRef/>
      </w:r>
      <w:r>
        <w:t>It is not clear to me whether the blue space came from the MODIS data as well?</w:t>
      </w:r>
    </w:p>
  </w:comment>
  <w:comment w:id="140" w:author="Emma Hudgins" w:date="2023-06-08T12:40:00Z" w:initials="EH">
    <w:p w14:paraId="5F0D8682" w14:textId="531B0D6B" w:rsidR="009F525A" w:rsidRDefault="009F525A">
      <w:pPr>
        <w:pStyle w:val="CommentText"/>
      </w:pPr>
      <w:r>
        <w:rPr>
          <w:rStyle w:val="CommentReference"/>
        </w:rPr>
        <w:annotationRef/>
      </w:r>
      <w:r>
        <w:t>Tried to clarify above</w:t>
      </w:r>
    </w:p>
  </w:comment>
  <w:comment w:id="147" w:author="Prince Ware, Stephanie (PHAC/ASPC)" w:date="2023-05-09T14:00:00Z" w:initials="PWS(">
    <w:p w14:paraId="4EB4DD6C" w14:textId="77777777" w:rsidR="00901E18" w:rsidRDefault="00901E18" w:rsidP="0090414B">
      <w:pPr>
        <w:pStyle w:val="CommentText"/>
      </w:pPr>
      <w:r>
        <w:rPr>
          <w:rStyle w:val="CommentReference"/>
        </w:rPr>
        <w:annotationRef/>
      </w:r>
      <w:r>
        <w:t>How was this derived? Was it based on the Visible Minority derived variable?</w:t>
      </w:r>
    </w:p>
  </w:comment>
  <w:comment w:id="148" w:author="Emma Hudgins" w:date="2023-06-08T12:41:00Z" w:initials="EH">
    <w:p w14:paraId="1FF542F6" w14:textId="40EDA3DA" w:rsidR="002124CF" w:rsidRDefault="002124CF">
      <w:pPr>
        <w:pStyle w:val="CommentText"/>
      </w:pPr>
      <w:r>
        <w:rPr>
          <w:rStyle w:val="CommentReference"/>
        </w:rPr>
        <w:annotationRef/>
      </w:r>
      <w:r>
        <w:t>Updated</w:t>
      </w:r>
    </w:p>
  </w:comment>
  <w:comment w:id="155" w:author="Paul Villeneuve" w:date="2023-01-13T16:09:00Z" w:initials="ED">
    <w:p w14:paraId="7E49E822" w14:textId="76837C56" w:rsidR="005D5B4F" w:rsidRDefault="005D5B4F" w:rsidP="00D22C04">
      <w:pPr>
        <w:pStyle w:val="CommentText"/>
      </w:pPr>
      <w:r>
        <w:rPr>
          <w:rStyle w:val="CommentReference"/>
        </w:rPr>
        <w:annotationRef/>
      </w:r>
      <w:r>
        <w:t>I am unsure about some of these variables.  Generally, we want to identify factors that are related to BOTH exposure (biodiversity) and outcome (mental health) as possible adjustment/confounding variables.    I don’t think my starting point here would be consumption of fruits and vegetable or smoking.</w:t>
      </w:r>
    </w:p>
  </w:comment>
  <w:comment w:id="156" w:author="Prince Ware, Stephanie (PHAC/ASPC)" w:date="2023-01-25T19:26:00Z" w:initials="PWS(">
    <w:p w14:paraId="745B5769" w14:textId="77777777" w:rsidR="005D5B4F" w:rsidRDefault="005D5B4F" w:rsidP="00D22C04">
      <w:pPr>
        <w:pStyle w:val="CommentText"/>
      </w:pPr>
      <w:r>
        <w:rPr>
          <w:rStyle w:val="CommentReference"/>
        </w:rPr>
        <w:annotationRef/>
      </w:r>
      <w:r>
        <w:t xml:space="preserve">See my point above, I am thinking the same, I’m not sure how relevant some of these health indicators are. I think income, age, sex, ethnicity, and maybe physical activity. </w:t>
      </w:r>
    </w:p>
  </w:comment>
  <w:comment w:id="157" w:author="Buxton,Rachel" w:date="2023-02-14T15:33:00Z" w:initials="B">
    <w:p w14:paraId="47FF4601" w14:textId="66E43B9C" w:rsidR="005D5B4F" w:rsidRDefault="005D5B4F">
      <w:pPr>
        <w:pStyle w:val="CommentText"/>
      </w:pPr>
      <w:r>
        <w:rPr>
          <w:rStyle w:val="CommentReference"/>
        </w:rPr>
        <w:annotationRef/>
      </w:r>
      <w:r>
        <w:t>Ok – happy to remove, but these were all included in Crouse et al. 2021</w:t>
      </w:r>
    </w:p>
    <w:p w14:paraId="3540F384" w14:textId="77777777" w:rsidR="005D5B4F" w:rsidRDefault="005D5B4F">
      <w:pPr>
        <w:pStyle w:val="CommentText"/>
      </w:pPr>
    </w:p>
    <w:p w14:paraId="760E5B84" w14:textId="19A64201" w:rsidR="005D5B4F" w:rsidRPr="00A0184B" w:rsidRDefault="005D5B4F" w:rsidP="00A0184B">
      <w:pPr>
        <w:autoSpaceDE w:val="0"/>
        <w:autoSpaceDN w:val="0"/>
        <w:adjustRightInd w:val="0"/>
        <w:spacing w:line="240" w:lineRule="auto"/>
        <w:ind w:left="720" w:hanging="720"/>
        <w:rPr>
          <w:rFonts w:ascii="Segoe UI" w:hAnsi="Segoe UI" w:cs="Segoe UI"/>
          <w:sz w:val="18"/>
          <w:szCs w:val="18"/>
        </w:rPr>
      </w:pPr>
      <w:r>
        <w:rPr>
          <w:rFonts w:ascii="Segoe UI" w:hAnsi="Segoe UI" w:cs="Segoe UI"/>
          <w:sz w:val="18"/>
          <w:szCs w:val="18"/>
        </w:rPr>
        <w:t xml:space="preserve">Crouse, D. L., Pinault, L., Christidis, T., Lavigne, E., Thomson, E. M. , Villeneuve, P. J. (2021). Residential greenness and indicators of stress and mental well-being in a Canadian national-level survey. </w:t>
      </w:r>
      <w:r>
        <w:rPr>
          <w:rFonts w:ascii="Segoe UI" w:hAnsi="Segoe UI" w:cs="Segoe UI"/>
          <w:i/>
          <w:iCs/>
          <w:sz w:val="18"/>
          <w:szCs w:val="18"/>
        </w:rPr>
        <w:t>Environ. Res.</w:t>
      </w:r>
      <w:r>
        <w:rPr>
          <w:rFonts w:ascii="Segoe UI" w:hAnsi="Segoe UI" w:cs="Segoe UI"/>
          <w:sz w:val="18"/>
          <w:szCs w:val="18"/>
        </w:rPr>
        <w:t xml:space="preserve"> 192, 110267.</w:t>
      </w:r>
    </w:p>
  </w:comment>
  <w:comment w:id="158" w:author="Prince Ware, Stephanie (PHAC/ASPC)" w:date="2023-05-09T14:02:00Z" w:initials="PWS(">
    <w:p w14:paraId="5FB7FDC0" w14:textId="77777777" w:rsidR="00901E18" w:rsidRDefault="00901E18" w:rsidP="00B424E7">
      <w:pPr>
        <w:pStyle w:val="CommentText"/>
      </w:pPr>
      <w:r>
        <w:rPr>
          <w:rStyle w:val="CommentReference"/>
        </w:rPr>
        <w:annotationRef/>
      </w:r>
      <w:r>
        <w:t>I like that you present the models with these added at the end.</w:t>
      </w:r>
    </w:p>
  </w:comment>
  <w:comment w:id="171" w:author="Prince Ware, Stephanie (PHAC/ASPC)" w:date="2023-05-09T14:03:00Z" w:initials="PWS(">
    <w:p w14:paraId="25D43268" w14:textId="77777777" w:rsidR="00901E18" w:rsidRDefault="00901E18" w:rsidP="00FD4A0F">
      <w:pPr>
        <w:pStyle w:val="CommentText"/>
      </w:pPr>
      <w:r>
        <w:rPr>
          <w:rStyle w:val="CommentReference"/>
        </w:rPr>
        <w:annotationRef/>
      </w:r>
      <w:r>
        <w:t>Is this 1 4-level categorical variable?</w:t>
      </w:r>
    </w:p>
  </w:comment>
  <w:comment w:id="172" w:author="Emma Hudgins" w:date="2023-06-08T12:43:00Z" w:initials="EH">
    <w:p w14:paraId="479F8499" w14:textId="67119809" w:rsidR="002124CF" w:rsidRDefault="002124CF">
      <w:pPr>
        <w:pStyle w:val="CommentText"/>
      </w:pPr>
      <w:r>
        <w:rPr>
          <w:rStyle w:val="CommentReference"/>
        </w:rPr>
        <w:annotationRef/>
      </w:r>
      <w:r>
        <w:t>updated</w:t>
      </w:r>
    </w:p>
  </w:comment>
  <w:comment w:id="184" w:author="Buxton,Rachel" w:date="2023-04-27T10:09:00Z" w:initials="B">
    <w:p w14:paraId="3182CC80" w14:textId="14C80C1C" w:rsidR="006C1E4F" w:rsidRDefault="006C1E4F">
      <w:pPr>
        <w:pStyle w:val="CommentText"/>
      </w:pPr>
      <w:r>
        <w:rPr>
          <w:rStyle w:val="CommentReference"/>
        </w:rPr>
        <w:annotationRef/>
      </w:r>
      <w:r>
        <w:t>Much of this gory detail can probably be in the supplementary material</w:t>
      </w:r>
      <w:r w:rsidR="003B5464">
        <w:t xml:space="preserve"> of the final paper</w:t>
      </w:r>
      <w:r>
        <w:t>, but I’m leaving it here for now.</w:t>
      </w:r>
    </w:p>
  </w:comment>
  <w:comment w:id="185" w:author="Prince Ware, Stephanie (PHAC/ASPC)" w:date="2023-05-09T14:05:00Z" w:initials="PWS(">
    <w:p w14:paraId="347517CE" w14:textId="77777777" w:rsidR="00901E18" w:rsidRDefault="00901E18" w:rsidP="00D30574">
      <w:pPr>
        <w:pStyle w:val="CommentText"/>
      </w:pPr>
      <w:r>
        <w:rPr>
          <w:rStyle w:val="CommentReference"/>
        </w:rPr>
        <w:annotationRef/>
      </w:r>
      <w:r>
        <w:t>I am not familiar with the analytical methods, so cannot provide much feedback here.</w:t>
      </w:r>
    </w:p>
  </w:comment>
  <w:comment w:id="186" w:author="Prince Ware, Stephanie (PHAC/ASPC)" w:date="2023-05-09T14:05:00Z" w:initials="PWS(">
    <w:p w14:paraId="0CED83F1" w14:textId="77777777" w:rsidR="00901E18" w:rsidRDefault="00901E18" w:rsidP="00874557">
      <w:pPr>
        <w:pStyle w:val="CommentText"/>
      </w:pPr>
      <w:r>
        <w:rPr>
          <w:rStyle w:val="CommentReference"/>
        </w:rPr>
        <w:annotationRef/>
      </w:r>
      <w:r>
        <w:t>This is fantastic!</w:t>
      </w:r>
    </w:p>
  </w:comment>
  <w:comment w:id="188" w:author="Prince Ware, Stephanie (PHAC/ASPC)" w:date="2023-05-09T14:07:00Z" w:initials="PWS(">
    <w:p w14:paraId="2977ABBF" w14:textId="77777777" w:rsidR="00B17EE9" w:rsidRDefault="00B17EE9" w:rsidP="00CB1ACE">
      <w:pPr>
        <w:pStyle w:val="CommentText"/>
      </w:pPr>
      <w:r>
        <w:rPr>
          <w:rStyle w:val="CommentReference"/>
        </w:rPr>
        <w:annotationRef/>
      </w:r>
      <w:r>
        <w:t xml:space="preserve">There are 2 sets of weights on file, survey weights and bootstrap weights.  Were both used? I don't see a description for combining weights across cycles (with reference). </w:t>
      </w:r>
    </w:p>
  </w:comment>
  <w:comment w:id="207" w:author="Emma Hudgins" w:date="2023-06-08T12:45:00Z" w:initials="EH">
    <w:p w14:paraId="0A00E032" w14:textId="5DC239EE" w:rsidR="002124CF" w:rsidRDefault="002124CF">
      <w:pPr>
        <w:pStyle w:val="CommentText"/>
      </w:pPr>
      <w:r>
        <w:rPr>
          <w:rStyle w:val="CommentReference"/>
        </w:rPr>
        <w:annotationRef/>
      </w:r>
      <w:r>
        <w:t>Rachel and I are not used to this terminology, so it might be good to pick one and define in terms of the other throughout (especially if we go with an interdisciplinary journal)</w:t>
      </w:r>
    </w:p>
  </w:comment>
  <w:comment w:id="212" w:author="Prince Ware, Stephanie (PHAC/ASPC)" w:date="2023-05-09T14:59:00Z" w:initials="PWS(">
    <w:p w14:paraId="4A821187" w14:textId="77777777" w:rsidR="003D051C" w:rsidRDefault="003D051C" w:rsidP="00753C6F">
      <w:pPr>
        <w:pStyle w:val="CommentText"/>
      </w:pPr>
      <w:r>
        <w:rPr>
          <w:rStyle w:val="CommentReference"/>
        </w:rPr>
        <w:annotationRef/>
      </w:r>
      <w:r>
        <w:t>What about collinearity among the independent variables (</w:t>
      </w:r>
      <w:proofErr w:type="gramStart"/>
      <w:r>
        <w:t>i.e.</w:t>
      </w:r>
      <w:proofErr w:type="gramEnd"/>
      <w:r>
        <w:t xml:space="preserve"> bird diversity, tree diversity)</w:t>
      </w:r>
    </w:p>
  </w:comment>
  <w:comment w:id="224" w:author="Prince Ware, Stephanie (PHAC/ASPC)" w:date="2023-05-09T14:21:00Z" w:initials="PWS(">
    <w:p w14:paraId="329C773F" w14:textId="14CD6405" w:rsidR="00EC1A02" w:rsidRDefault="00EC1A02" w:rsidP="00410656">
      <w:pPr>
        <w:pStyle w:val="CommentText"/>
      </w:pPr>
      <w:r>
        <w:rPr>
          <w:rStyle w:val="CommentReference"/>
        </w:rPr>
        <w:annotationRef/>
      </w:r>
      <w:r>
        <w:t>This seems like a lot of effort!</w:t>
      </w:r>
    </w:p>
  </w:comment>
  <w:comment w:id="226" w:author="Buxton,Rachel" w:date="2023-04-27T10:26:00Z" w:initials="B">
    <w:p w14:paraId="6CC2E8E7" w14:textId="054095C5" w:rsidR="00936F69" w:rsidRDefault="00936F69">
      <w:pPr>
        <w:pStyle w:val="CommentText"/>
      </w:pPr>
      <w:r>
        <w:rPr>
          <w:rStyle w:val="CommentReference"/>
        </w:rPr>
        <w:annotationRef/>
      </w:r>
      <w:r>
        <w:t>This is based on a paper by Amber</w:t>
      </w:r>
    </w:p>
    <w:p w14:paraId="5A9D9340" w14:textId="77777777" w:rsidR="00936F69" w:rsidRDefault="00936F69">
      <w:pPr>
        <w:pStyle w:val="CommentText"/>
      </w:pPr>
    </w:p>
    <w:p w14:paraId="17B9C6E0" w14:textId="77777777" w:rsidR="00936F69" w:rsidRDefault="00936F69" w:rsidP="00936F69">
      <w:pPr>
        <w:autoSpaceDE w:val="0"/>
        <w:autoSpaceDN w:val="0"/>
        <w:adjustRightInd w:val="0"/>
        <w:spacing w:line="240" w:lineRule="auto"/>
        <w:ind w:left="720" w:hanging="720"/>
        <w:rPr>
          <w:rFonts w:ascii="Segoe UI" w:hAnsi="Segoe UI" w:cs="Segoe UI"/>
          <w:sz w:val="18"/>
          <w:szCs w:val="18"/>
        </w:rPr>
      </w:pPr>
      <w:r>
        <w:rPr>
          <w:rFonts w:ascii="Segoe UI" w:hAnsi="Segoe UI" w:cs="Segoe UI"/>
          <w:sz w:val="18"/>
          <w:szCs w:val="18"/>
        </w:rPr>
        <w:t xml:space="preserve">Nutsford, D., Pearson, A. L., Kingham, S. , Reitsma, F. (2016). Residential exposure to visible blue space (but not green space) associated with lower psychological distress in a capital city. </w:t>
      </w:r>
      <w:r>
        <w:rPr>
          <w:rFonts w:ascii="Segoe UI" w:hAnsi="Segoe UI" w:cs="Segoe UI"/>
          <w:i/>
          <w:iCs/>
          <w:sz w:val="18"/>
          <w:szCs w:val="18"/>
        </w:rPr>
        <w:t>Health Place</w:t>
      </w:r>
      <w:r>
        <w:rPr>
          <w:rFonts w:ascii="Segoe UI" w:hAnsi="Segoe UI" w:cs="Segoe UI"/>
          <w:sz w:val="18"/>
          <w:szCs w:val="18"/>
        </w:rPr>
        <w:t xml:space="preserve"> 39, 70.</w:t>
      </w:r>
    </w:p>
    <w:p w14:paraId="6A26DA2F" w14:textId="77777777" w:rsidR="00936F69" w:rsidRDefault="00936F69">
      <w:pPr>
        <w:pStyle w:val="CommentText"/>
      </w:pPr>
    </w:p>
    <w:p w14:paraId="4D0F31CD" w14:textId="10B7C789" w:rsidR="00936F69" w:rsidRDefault="00936F69">
      <w:pPr>
        <w:pStyle w:val="CommentText"/>
      </w:pPr>
      <w:r>
        <w:t>I like it</w:t>
      </w:r>
      <w:r w:rsidR="00AA5FE1">
        <w:t xml:space="preserve"> as a model validation</w:t>
      </w:r>
      <w:r>
        <w:t>… but there is so little data</w:t>
      </w:r>
      <w:r w:rsidR="00AA5FE1">
        <w:t xml:space="preserve"> for missing teeth</w:t>
      </w:r>
      <w:r>
        <w:t xml:space="preserve"> (8000 respondents – vs </w:t>
      </w:r>
      <w:r w:rsidR="00AA5FE1">
        <w:t>12</w:t>
      </w:r>
      <w:r>
        <w:t>,000-</w:t>
      </w:r>
      <w:r w:rsidR="00AA5FE1">
        <w:t>40,000) that I’m not sure how useful this is, given it’s a different subset of data than the one we’re using to fit the mental health models.</w:t>
      </w:r>
    </w:p>
  </w:comment>
  <w:comment w:id="227" w:author="Amber Pearson" w:date="2023-05-08T12:40:00Z" w:initials="AP">
    <w:p w14:paraId="047F987E" w14:textId="1BE07EF1" w:rsidR="0089742E" w:rsidRDefault="0089742E">
      <w:pPr>
        <w:pStyle w:val="CommentText"/>
      </w:pPr>
      <w:r>
        <w:rPr>
          <w:rStyle w:val="CommentReference"/>
        </w:rPr>
        <w:annotationRef/>
      </w:r>
      <w:r>
        <w:t>I think calling It a sensitivity analysis negates the issue of having only a subsample. For a lot of studies n=8000 is heaps</w:t>
      </w:r>
    </w:p>
  </w:comment>
  <w:comment w:id="228" w:author="Prince Ware, Stephanie (PHAC/ASPC)" w:date="2023-05-09T14:30:00Z" w:initials="PWS(">
    <w:p w14:paraId="64C6B125" w14:textId="77777777" w:rsidR="001A7181" w:rsidRDefault="001A7181" w:rsidP="00683C0E">
      <w:pPr>
        <w:pStyle w:val="CommentText"/>
      </w:pPr>
      <w:r>
        <w:rPr>
          <w:rStyle w:val="CommentReference"/>
        </w:rPr>
        <w:annotationRef/>
      </w:r>
      <w:r>
        <w:t>I've never seen this variable used this way. It as a very low prevalence from what I can see.  I'm not sure if it's necessary to include.</w:t>
      </w:r>
    </w:p>
  </w:comment>
  <w:comment w:id="243" w:author="Amber Pearson" w:date="2023-05-08T12:42:00Z" w:initials="AP">
    <w:p w14:paraId="3D4A292E" w14:textId="77777777" w:rsidR="00754134" w:rsidRDefault="00754134" w:rsidP="00754134">
      <w:pPr>
        <w:pStyle w:val="CommentText"/>
      </w:pPr>
      <w:r>
        <w:rPr>
          <w:rStyle w:val="CommentReference"/>
        </w:rPr>
        <w:annotationRef/>
      </w:r>
      <w:r>
        <w:t>I used this because all of the mental health measures are self-reported (</w:t>
      </w:r>
      <w:proofErr w:type="gramStart"/>
      <w:r>
        <w:t>i.e.</w:t>
      </w:r>
      <w:proofErr w:type="gramEnd"/>
      <w:r>
        <w:t xml:space="preserve"> they are in a survey)</w:t>
      </w:r>
    </w:p>
    <w:p w14:paraId="611AB109" w14:textId="77777777" w:rsidR="00754134" w:rsidRDefault="00754134" w:rsidP="00754134">
      <w:pPr>
        <w:pStyle w:val="CommentText"/>
      </w:pPr>
    </w:p>
    <w:p w14:paraId="5806929D" w14:textId="77777777" w:rsidR="00754134" w:rsidRDefault="00754134" w:rsidP="00754134">
      <w:pPr>
        <w:pStyle w:val="CommentText"/>
      </w:pPr>
      <w:r>
        <w:t>If you like the phrasing, change throughout</w:t>
      </w:r>
    </w:p>
  </w:comment>
  <w:comment w:id="354" w:author="Amber Pearson" w:date="2023-05-08T12:42:00Z" w:initials="AP">
    <w:p w14:paraId="10FB39BF" w14:textId="4065F349" w:rsidR="0089742E" w:rsidRDefault="0089742E">
      <w:pPr>
        <w:pStyle w:val="CommentText"/>
      </w:pPr>
      <w:r>
        <w:rPr>
          <w:rStyle w:val="CommentReference"/>
        </w:rPr>
        <w:annotationRef/>
      </w:r>
      <w:r>
        <w:t>I used this because all of the mental health measures are self-reported (</w:t>
      </w:r>
      <w:proofErr w:type="gramStart"/>
      <w:r>
        <w:t>i.e.</w:t>
      </w:r>
      <w:proofErr w:type="gramEnd"/>
      <w:r>
        <w:t xml:space="preserve"> they are in a survey)</w:t>
      </w:r>
    </w:p>
    <w:p w14:paraId="199FCC7D" w14:textId="69A331A6" w:rsidR="0089742E" w:rsidRDefault="0089742E">
      <w:pPr>
        <w:pStyle w:val="CommentText"/>
      </w:pPr>
    </w:p>
    <w:p w14:paraId="34B49621" w14:textId="773B0261" w:rsidR="0089742E" w:rsidRDefault="0089742E">
      <w:pPr>
        <w:pStyle w:val="CommentText"/>
      </w:pPr>
      <w:r>
        <w:t>If you like the phrasing, change throughout</w:t>
      </w:r>
    </w:p>
  </w:comment>
  <w:comment w:id="365" w:author="Emma Hudgins" w:date="2023-06-12T15:02:00Z" w:initials="EH">
    <w:p w14:paraId="213A9150" w14:textId="5775C962" w:rsidR="00C26679" w:rsidRDefault="00C26679">
      <w:pPr>
        <w:pStyle w:val="CommentText"/>
      </w:pPr>
      <w:r>
        <w:rPr>
          <w:rStyle w:val="CommentReference"/>
        </w:rPr>
        <w:annotationRef/>
      </w:r>
      <w:r>
        <w:t>Feel free to switch how these are discussed, but I think whatever we choose will need to be clarified somewhere</w:t>
      </w:r>
    </w:p>
  </w:comment>
  <w:comment w:id="369" w:author="Prince Ware, Stephanie (PHAC/ASPC)" w:date="2023-05-09T14:45:00Z" w:initials="PWS(">
    <w:p w14:paraId="63A4B940" w14:textId="77777777" w:rsidR="00DE0B1C" w:rsidRDefault="00DE0B1C" w:rsidP="00C5518A">
      <w:pPr>
        <w:pStyle w:val="CommentText"/>
      </w:pPr>
      <w:r>
        <w:rPr>
          <w:rStyle w:val="CommentReference"/>
        </w:rPr>
        <w:annotationRef/>
      </w:r>
      <w:r>
        <w:t>Perceived mental health?</w:t>
      </w:r>
    </w:p>
  </w:comment>
  <w:comment w:id="370" w:author="Emma Hudgins" w:date="2023-06-08T14:15:00Z" w:initials="EH">
    <w:p w14:paraId="22ACBDF3" w14:textId="22A1F8E8" w:rsidR="00335A33" w:rsidRDefault="00335A33">
      <w:pPr>
        <w:pStyle w:val="CommentText"/>
      </w:pPr>
      <w:r>
        <w:rPr>
          <w:rStyle w:val="CommentReference"/>
        </w:rPr>
        <w:annotationRef/>
      </w:r>
      <w:r>
        <w:t>I’m not sure what the issue was with self-reported here – it seems more transparent than general</w:t>
      </w:r>
    </w:p>
  </w:comment>
  <w:comment w:id="400" w:author="Prince Ware, Stephanie (PHAC/ASPC)" w:date="2023-05-09T14:45:00Z" w:initials="PWS(">
    <w:p w14:paraId="5BB020D0" w14:textId="77777777" w:rsidR="00762A36" w:rsidRDefault="00DE0B1C" w:rsidP="00B226A3">
      <w:pPr>
        <w:pStyle w:val="CommentText"/>
      </w:pPr>
      <w:r>
        <w:rPr>
          <w:rStyle w:val="CommentReference"/>
        </w:rPr>
        <w:annotationRef/>
      </w:r>
      <w:r w:rsidR="00762A36">
        <w:t>Can you interpret this? If the outcome is coded as a binary variable where values of 4 or 5 were considered ‘low perceived mental health’ does this mean that greater bird diversity was associated with better or worse perceived mental health? "positive" will depend on how the groups are compared.</w:t>
      </w:r>
    </w:p>
  </w:comment>
  <w:comment w:id="401" w:author="Prince Ware, Stephanie (PHAC/ASPC)" w:date="2023-05-09T14:56:00Z" w:initials="PWS(">
    <w:p w14:paraId="4A53349E" w14:textId="77777777" w:rsidR="003D051C" w:rsidRDefault="003D051C" w:rsidP="00F17461">
      <w:pPr>
        <w:pStyle w:val="CommentText"/>
      </w:pPr>
      <w:r>
        <w:rPr>
          <w:rStyle w:val="CommentReference"/>
        </w:rPr>
        <w:annotationRef/>
      </w:r>
      <w:r>
        <w:t>Also, I don't see bird diversity in the tables?</w:t>
      </w:r>
    </w:p>
  </w:comment>
  <w:comment w:id="402" w:author="Emma Hudgins" w:date="2023-06-08T14:19:00Z" w:initials="EH">
    <w:p w14:paraId="542F53F1" w14:textId="187A8C68" w:rsidR="00F203A4" w:rsidRDefault="00F203A4">
      <w:pPr>
        <w:pStyle w:val="CommentText"/>
      </w:pPr>
      <w:r>
        <w:rPr>
          <w:rStyle w:val="CommentReference"/>
        </w:rPr>
        <w:annotationRef/>
      </w:r>
      <w:r>
        <w:t>Now the sign-switching is interpreted in text – and bird diversity was written with weird notation before that I’ve clarified in appendices</w:t>
      </w:r>
    </w:p>
  </w:comment>
  <w:comment w:id="419" w:author="Amber Pearson" w:date="2023-05-08T12:45:00Z" w:initials="AP">
    <w:p w14:paraId="361F107C" w14:textId="5837D45D" w:rsidR="0089742E" w:rsidRDefault="0089742E">
      <w:pPr>
        <w:pStyle w:val="CommentText"/>
      </w:pPr>
      <w:r>
        <w:rPr>
          <w:rStyle w:val="CommentReference"/>
        </w:rPr>
        <w:annotationRef/>
      </w:r>
      <w:proofErr w:type="gramStart"/>
      <w:r>
        <w:t>So</w:t>
      </w:r>
      <w:proofErr w:type="gramEnd"/>
      <w:r>
        <w:t xml:space="preserve"> do you report the standardized coefficients then? I did not see that in the Methods section.</w:t>
      </w:r>
    </w:p>
  </w:comment>
  <w:comment w:id="427" w:author="Prince Ware, Stephanie (PHAC/ASPC)" w:date="2023-05-09T14:49:00Z" w:initials="PWS(">
    <w:p w14:paraId="26336B18" w14:textId="77777777" w:rsidR="00860292" w:rsidRDefault="00860292" w:rsidP="004F3185">
      <w:pPr>
        <w:pStyle w:val="CommentText"/>
      </w:pPr>
      <w:r>
        <w:rPr>
          <w:rStyle w:val="CommentReference"/>
        </w:rPr>
        <w:annotationRef/>
      </w:r>
      <w:r>
        <w:t>Often, we will report how adding groups of covariates changes the main effects, I don’t always spend much time on describing associations with covariates (though these can be presented in tables)</w:t>
      </w:r>
    </w:p>
  </w:comment>
  <w:comment w:id="439" w:author="Buxton,Rachel" w:date="2023-04-27T15:18:00Z" w:initials="B">
    <w:p w14:paraId="73C13A39" w14:textId="765076AD" w:rsidR="006A24AF" w:rsidRDefault="006A24AF">
      <w:pPr>
        <w:pStyle w:val="CommentText"/>
      </w:pPr>
      <w:r>
        <w:rPr>
          <w:rStyle w:val="CommentReference"/>
        </w:rPr>
        <w:annotationRef/>
      </w:r>
      <w:r>
        <w:t>Actual numbers to come after RDC vetting</w:t>
      </w:r>
    </w:p>
  </w:comment>
  <w:comment w:id="462" w:author="Prince Ware, Stephanie (PHAC/ASPC)" w:date="2023-05-09T14:49:00Z" w:initials="PWS(">
    <w:p w14:paraId="7498B9AE" w14:textId="77777777" w:rsidR="00860292" w:rsidRDefault="00860292" w:rsidP="00072555">
      <w:pPr>
        <w:pStyle w:val="CommentText"/>
      </w:pPr>
      <w:r>
        <w:rPr>
          <w:rStyle w:val="CommentReference"/>
        </w:rPr>
        <w:annotationRef/>
      </w:r>
      <w:r>
        <w:t>Very interesting!</w:t>
      </w:r>
    </w:p>
  </w:comment>
  <w:comment w:id="595" w:author="Emma Hudgins" w:date="2023-06-12T15:00:00Z" w:initials="EH">
    <w:p w14:paraId="092ECECC" w14:textId="10492A63" w:rsidR="00C26679" w:rsidRDefault="00C26679">
      <w:pPr>
        <w:pStyle w:val="CommentText"/>
      </w:pPr>
      <w:r>
        <w:rPr>
          <w:rStyle w:val="CommentReference"/>
        </w:rPr>
        <w:annotationRef/>
      </w:r>
      <w:r>
        <w:t>Is this defensible? Seems logical to me</w:t>
      </w:r>
    </w:p>
  </w:comment>
  <w:comment w:id="690" w:author="Prince Ware, Stephanie (PHAC/ASPC)" w:date="2023-05-09T14:57:00Z" w:initials="PWS(">
    <w:p w14:paraId="5FEFD238" w14:textId="77777777" w:rsidR="003D051C" w:rsidRDefault="003D051C" w:rsidP="00186136">
      <w:pPr>
        <w:pStyle w:val="CommentText"/>
      </w:pPr>
      <w:r>
        <w:rPr>
          <w:rStyle w:val="CommentReference"/>
        </w:rPr>
        <w:annotationRef/>
      </w:r>
      <w:r>
        <w:t>See the interpretation here.</w:t>
      </w:r>
    </w:p>
  </w:comment>
  <w:comment w:id="799" w:author="Buxton,Rachel" w:date="2023-04-27T11:00:00Z" w:initials="B">
    <w:p w14:paraId="0FF3A51A" w14:textId="6F4DD44C" w:rsidR="00A17CE4" w:rsidRDefault="00A17CE4">
      <w:pPr>
        <w:pStyle w:val="CommentText"/>
      </w:pPr>
      <w:r>
        <w:rPr>
          <w:rStyle w:val="CommentReference"/>
        </w:rPr>
        <w:annotationRef/>
      </w:r>
      <w:r>
        <w:t>Perhaps we remove this analysis – as the sample size was about ¼ of self-reported mental health and stress?</w:t>
      </w:r>
    </w:p>
  </w:comment>
  <w:comment w:id="800" w:author="Amber Pearson" w:date="2023-05-08T12:50:00Z" w:initials="AP">
    <w:p w14:paraId="35901A73" w14:textId="74B401E7" w:rsidR="00DA297F" w:rsidRDefault="00DA297F">
      <w:pPr>
        <w:pStyle w:val="CommentText"/>
      </w:pPr>
      <w:r>
        <w:rPr>
          <w:rStyle w:val="CommentReference"/>
        </w:rPr>
        <w:annotationRef/>
      </w:r>
      <w:r>
        <w:t xml:space="preserve">Possibly put in Supplementary Materials, because it is a subset of the data.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B45EE9" w15:done="0"/>
  <w15:commentEx w15:paraId="54FE853E" w15:paraIdParent="69B45EE9" w15:done="0"/>
  <w15:commentEx w15:paraId="39001347" w15:paraIdParent="69B45EE9" w15:done="0"/>
  <w15:commentEx w15:paraId="63B620BA" w15:done="0"/>
  <w15:commentEx w15:paraId="62CCC019" w15:done="0"/>
  <w15:commentEx w15:paraId="72D43B6A" w15:done="0"/>
  <w15:commentEx w15:paraId="5183BB4B" w15:done="0"/>
  <w15:commentEx w15:paraId="1050A7FC" w15:done="0"/>
  <w15:commentEx w15:paraId="65F77A82" w15:done="0"/>
  <w15:commentEx w15:paraId="77B60DC9" w15:paraIdParent="65F77A82" w15:done="0"/>
  <w15:commentEx w15:paraId="140150BD" w15:done="0"/>
  <w15:commentEx w15:paraId="75BD994F" w15:done="0"/>
  <w15:commentEx w15:paraId="2CCCE3E1" w15:paraIdParent="75BD994F" w15:done="0"/>
  <w15:commentEx w15:paraId="337FC464" w15:done="0"/>
  <w15:commentEx w15:paraId="48047B03" w15:done="0"/>
  <w15:commentEx w15:paraId="5F0D8682" w15:paraIdParent="48047B03" w15:done="0"/>
  <w15:commentEx w15:paraId="4EB4DD6C" w15:done="0"/>
  <w15:commentEx w15:paraId="1FF542F6" w15:paraIdParent="4EB4DD6C" w15:done="0"/>
  <w15:commentEx w15:paraId="7E49E822" w15:done="0"/>
  <w15:commentEx w15:paraId="745B5769" w15:paraIdParent="7E49E822" w15:done="0"/>
  <w15:commentEx w15:paraId="760E5B84" w15:paraIdParent="7E49E822" w15:done="0"/>
  <w15:commentEx w15:paraId="5FB7FDC0" w15:paraIdParent="7E49E822" w15:done="0"/>
  <w15:commentEx w15:paraId="25D43268" w15:done="0"/>
  <w15:commentEx w15:paraId="479F8499" w15:paraIdParent="25D43268" w15:done="0"/>
  <w15:commentEx w15:paraId="3182CC80" w15:done="0"/>
  <w15:commentEx w15:paraId="347517CE" w15:paraIdParent="3182CC80" w15:done="0"/>
  <w15:commentEx w15:paraId="0CED83F1" w15:done="0"/>
  <w15:commentEx w15:paraId="2977ABBF" w15:done="0"/>
  <w15:commentEx w15:paraId="0A00E032" w15:done="0"/>
  <w15:commentEx w15:paraId="4A821187" w15:done="0"/>
  <w15:commentEx w15:paraId="329C773F" w15:done="0"/>
  <w15:commentEx w15:paraId="4D0F31CD" w15:done="0"/>
  <w15:commentEx w15:paraId="047F987E" w15:paraIdParent="4D0F31CD" w15:done="0"/>
  <w15:commentEx w15:paraId="64C6B125" w15:paraIdParent="4D0F31CD" w15:done="0"/>
  <w15:commentEx w15:paraId="5806929D" w15:done="0"/>
  <w15:commentEx w15:paraId="34B49621" w15:done="0"/>
  <w15:commentEx w15:paraId="213A9150" w15:done="0"/>
  <w15:commentEx w15:paraId="63A4B940" w15:done="0"/>
  <w15:commentEx w15:paraId="22ACBDF3" w15:paraIdParent="63A4B940" w15:done="0"/>
  <w15:commentEx w15:paraId="5BB020D0" w15:done="0"/>
  <w15:commentEx w15:paraId="4A53349E" w15:paraIdParent="5BB020D0" w15:done="0"/>
  <w15:commentEx w15:paraId="542F53F1" w15:paraIdParent="5BB020D0" w15:done="0"/>
  <w15:commentEx w15:paraId="361F107C" w15:done="0"/>
  <w15:commentEx w15:paraId="26336B18" w15:done="0"/>
  <w15:commentEx w15:paraId="73C13A39" w15:done="0"/>
  <w15:commentEx w15:paraId="7498B9AE" w15:done="0"/>
  <w15:commentEx w15:paraId="092ECECC" w15:done="0"/>
  <w15:commentEx w15:paraId="5FEFD238" w15:done="0"/>
  <w15:commentEx w15:paraId="0FF3A51A" w15:done="0"/>
  <w15:commentEx w15:paraId="35901A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17978" w16cex:dateUtc="2023-04-25T01:56:00Z"/>
  <w16cex:commentExtensible w16cex:durableId="27F17B95" w16cex:dateUtc="2023-04-25T02:05:00Z"/>
  <w16cex:commentExtensible w16cex:durableId="28049287" w16cex:dateUtc="2023-05-09T13:36:00Z"/>
  <w16cex:commentExtensible w16cex:durableId="2804959C" w16cex:dateUtc="2023-05-09T13:49:00Z"/>
  <w16cex:commentExtensible w16cex:durableId="2804CD64" w16cex:dateUtc="2023-05-09T17:47:00Z"/>
  <w16cex:commentExtensible w16cex:durableId="282C48BA" w16cex:dateUtc="2023-06-08T16:31:00Z"/>
  <w16cex:commentExtensible w16cex:durableId="28049771" w16cex:dateUtc="2023-05-09T13:57:00Z"/>
  <w16cex:commentExtensible w16cex:durableId="2804A549" w16cex:dateUtc="2023-05-09T14:56:00Z"/>
  <w16cex:commentExtensible w16cex:durableId="282C4976" w16cex:dateUtc="2023-06-08T16:35:00Z"/>
  <w16cex:commentExtensible w16cex:durableId="2804C6AA" w16cex:dateUtc="2023-05-09T17:18:00Z"/>
  <w16cex:commentExtensible w16cex:durableId="2804CDFF" w16cex:dateUtc="2023-05-09T17:49:00Z"/>
  <w16cex:commentExtensible w16cex:durableId="282C4A3A" w16cex:dateUtc="2023-06-08T16:38:00Z"/>
  <w16cex:commentExtensible w16cex:durableId="2804CFC0" w16cex:dateUtc="2023-05-09T17:57:00Z"/>
  <w16cex:commentExtensible w16cex:durableId="2804D02B" w16cex:dateUtc="2023-05-09T17:59:00Z"/>
  <w16cex:commentExtensible w16cex:durableId="282C4AAF" w16cex:dateUtc="2023-06-08T16:40:00Z"/>
  <w16cex:commentExtensible w16cex:durableId="2804D06F" w16cex:dateUtc="2023-05-09T18:00:00Z"/>
  <w16cex:commentExtensible w16cex:durableId="282C4AEA" w16cex:dateUtc="2023-06-08T16:41:00Z"/>
  <w16cex:commentExtensible w16cex:durableId="2804D0F9" w16cex:dateUtc="2023-05-09T18:02:00Z"/>
  <w16cex:commentExtensible w16cex:durableId="2804D139" w16cex:dateUtc="2023-05-09T18:03:00Z"/>
  <w16cex:commentExtensible w16cex:durableId="282C4B5D" w16cex:dateUtc="2023-06-08T16:43:00Z"/>
  <w16cex:commentExtensible w16cex:durableId="2804D19E" w16cex:dateUtc="2023-05-09T18:05:00Z"/>
  <w16cex:commentExtensible w16cex:durableId="2804D1B1" w16cex:dateUtc="2023-05-09T18:05:00Z"/>
  <w16cex:commentExtensible w16cex:durableId="2804D212" w16cex:dateUtc="2023-05-09T18:07:00Z"/>
  <w16cex:commentExtensible w16cex:durableId="282C4BFF" w16cex:dateUtc="2023-06-08T16:45:00Z"/>
  <w16cex:commentExtensible w16cex:durableId="2804DE54" w16cex:dateUtc="2023-05-09T18:59:00Z"/>
  <w16cex:commentExtensible w16cex:durableId="2804D583" w16cex:dateUtc="2023-05-09T18:21:00Z"/>
  <w16cex:commentExtensible w16cex:durableId="2804D77F" w16cex:dateUtc="2023-05-09T18:30:00Z"/>
  <w16cex:commentExtensible w16cex:durableId="2831B207" w16cex:dateUtc="2023-06-12T19:02:00Z"/>
  <w16cex:commentExtensible w16cex:durableId="2804DB11" w16cex:dateUtc="2023-05-09T18:45:00Z"/>
  <w16cex:commentExtensible w16cex:durableId="282C611B" w16cex:dateUtc="2023-06-08T18:15:00Z"/>
  <w16cex:commentExtensible w16cex:durableId="2804DB06" w16cex:dateUtc="2023-05-09T18:45:00Z"/>
  <w16cex:commentExtensible w16cex:durableId="2804DDB9" w16cex:dateUtc="2023-05-09T18:56:00Z"/>
  <w16cex:commentExtensible w16cex:durableId="282C61FA" w16cex:dateUtc="2023-06-08T18:19:00Z"/>
  <w16cex:commentExtensible w16cex:durableId="2804DBE6" w16cex:dateUtc="2023-05-09T18:49:00Z"/>
  <w16cex:commentExtensible w16cex:durableId="2804DBF8" w16cex:dateUtc="2023-05-09T18:49:00Z"/>
  <w16cex:commentExtensible w16cex:durableId="2831B19B" w16cex:dateUtc="2023-06-12T19:00:00Z"/>
  <w16cex:commentExtensible w16cex:durableId="2804DDF4" w16cex:dateUtc="2023-05-09T1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B45EE9" w16cid:durableId="27F17978"/>
  <w16cid:commentId w16cid:paraId="54FE853E" w16cid:durableId="27F17B95"/>
  <w16cid:commentId w16cid:paraId="39001347" w16cid:durableId="28049287"/>
  <w16cid:commentId w16cid:paraId="63B620BA" w16cid:durableId="2804959C"/>
  <w16cid:commentId w16cid:paraId="62CCC019" w16cid:durableId="2804CD64"/>
  <w16cid:commentId w16cid:paraId="72D43B6A" w16cid:durableId="28049176"/>
  <w16cid:commentId w16cid:paraId="5183BB4B" w16cid:durableId="282C48BA"/>
  <w16cid:commentId w16cid:paraId="1050A7FC" w16cid:durableId="28049771"/>
  <w16cid:commentId w16cid:paraId="65F77A82" w16cid:durableId="2804A549"/>
  <w16cid:commentId w16cid:paraId="77B60DC9" w16cid:durableId="282C4976"/>
  <w16cid:commentId w16cid:paraId="140150BD" w16cid:durableId="2804C6AA"/>
  <w16cid:commentId w16cid:paraId="75BD994F" w16cid:durableId="2804CDFF"/>
  <w16cid:commentId w16cid:paraId="2CCCE3E1" w16cid:durableId="282C4A3A"/>
  <w16cid:commentId w16cid:paraId="337FC464" w16cid:durableId="2804CFC0"/>
  <w16cid:commentId w16cid:paraId="48047B03" w16cid:durableId="2804D02B"/>
  <w16cid:commentId w16cid:paraId="5F0D8682" w16cid:durableId="282C4AAF"/>
  <w16cid:commentId w16cid:paraId="4EB4DD6C" w16cid:durableId="2804D06F"/>
  <w16cid:commentId w16cid:paraId="1FF542F6" w16cid:durableId="282C4AEA"/>
  <w16cid:commentId w16cid:paraId="7E49E822" w16cid:durableId="27C9F73D"/>
  <w16cid:commentId w16cid:paraId="745B5769" w16cid:durableId="27C9F73E"/>
  <w16cid:commentId w16cid:paraId="760E5B84" w16cid:durableId="27C9F73F"/>
  <w16cid:commentId w16cid:paraId="5FB7FDC0" w16cid:durableId="2804D0F9"/>
  <w16cid:commentId w16cid:paraId="25D43268" w16cid:durableId="2804D139"/>
  <w16cid:commentId w16cid:paraId="479F8499" w16cid:durableId="282C4B5D"/>
  <w16cid:commentId w16cid:paraId="3182CC80" w16cid:durableId="27F4EF0C"/>
  <w16cid:commentId w16cid:paraId="347517CE" w16cid:durableId="2804D19E"/>
  <w16cid:commentId w16cid:paraId="0CED83F1" w16cid:durableId="2804D1B1"/>
  <w16cid:commentId w16cid:paraId="2977ABBF" w16cid:durableId="2804D212"/>
  <w16cid:commentId w16cid:paraId="0A00E032" w16cid:durableId="282C4BFF"/>
  <w16cid:commentId w16cid:paraId="4A821187" w16cid:durableId="2804DE54"/>
  <w16cid:commentId w16cid:paraId="329C773F" w16cid:durableId="2804D583"/>
  <w16cid:commentId w16cid:paraId="4D0F31CD" w16cid:durableId="27F4EF0D"/>
  <w16cid:commentId w16cid:paraId="047F987E" w16cid:durableId="2804917C"/>
  <w16cid:commentId w16cid:paraId="64C6B125" w16cid:durableId="2804D77F"/>
  <w16cid:commentId w16cid:paraId="5806929D" w16cid:durableId="282C508A"/>
  <w16cid:commentId w16cid:paraId="34B49621" w16cid:durableId="2804917D"/>
  <w16cid:commentId w16cid:paraId="213A9150" w16cid:durableId="2831B207"/>
  <w16cid:commentId w16cid:paraId="63A4B940" w16cid:durableId="2804DB11"/>
  <w16cid:commentId w16cid:paraId="22ACBDF3" w16cid:durableId="282C611B"/>
  <w16cid:commentId w16cid:paraId="5BB020D0" w16cid:durableId="2804DB06"/>
  <w16cid:commentId w16cid:paraId="4A53349E" w16cid:durableId="2804DDB9"/>
  <w16cid:commentId w16cid:paraId="542F53F1" w16cid:durableId="282C61FA"/>
  <w16cid:commentId w16cid:paraId="361F107C" w16cid:durableId="2804917E"/>
  <w16cid:commentId w16cid:paraId="26336B18" w16cid:durableId="2804DBE6"/>
  <w16cid:commentId w16cid:paraId="73C13A39" w16cid:durableId="2804917F"/>
  <w16cid:commentId w16cid:paraId="7498B9AE" w16cid:durableId="2804DBF8"/>
  <w16cid:commentId w16cid:paraId="092ECECC" w16cid:durableId="2831B19B"/>
  <w16cid:commentId w16cid:paraId="5FEFD238" w16cid:durableId="2804DDF4"/>
  <w16cid:commentId w16cid:paraId="0FF3A51A" w16cid:durableId="27F4EF10"/>
  <w16cid:commentId w16cid:paraId="35901A73" w16cid:durableId="2804918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5CFAD0" w14:textId="77777777" w:rsidR="008B0558" w:rsidRDefault="008B0558" w:rsidP="00CA719B">
      <w:pPr>
        <w:spacing w:line="240" w:lineRule="auto"/>
      </w:pPr>
      <w:r>
        <w:separator/>
      </w:r>
    </w:p>
  </w:endnote>
  <w:endnote w:type="continuationSeparator" w:id="0">
    <w:p w14:paraId="5B3C0723" w14:textId="77777777" w:rsidR="008B0558" w:rsidRDefault="008B0558" w:rsidP="00CA71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haris SIL">
    <w:altName w:val="Charis SIL"/>
    <w:panose1 w:val="020B0604020202020204"/>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A4DE14" w14:textId="77777777" w:rsidR="008B0558" w:rsidRDefault="008B0558" w:rsidP="00CA719B">
      <w:pPr>
        <w:spacing w:line="240" w:lineRule="auto"/>
      </w:pPr>
      <w:r>
        <w:separator/>
      </w:r>
    </w:p>
  </w:footnote>
  <w:footnote w:type="continuationSeparator" w:id="0">
    <w:p w14:paraId="407B61D9" w14:textId="77777777" w:rsidR="008B0558" w:rsidRDefault="008B0558" w:rsidP="00CA719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95944"/>
      <w:docPartObj>
        <w:docPartGallery w:val="Page Numbers (Top of Page)"/>
        <w:docPartUnique/>
      </w:docPartObj>
    </w:sdtPr>
    <w:sdtEndPr>
      <w:rPr>
        <w:noProof/>
      </w:rPr>
    </w:sdtEndPr>
    <w:sdtContent>
      <w:p w14:paraId="3987312E" w14:textId="6EE2464E" w:rsidR="005D5B4F" w:rsidRDefault="005D5B4F">
        <w:pPr>
          <w:pStyle w:val="Header"/>
          <w:jc w:val="center"/>
        </w:pPr>
        <w:r w:rsidRPr="00CA719B">
          <w:rPr>
            <w:rFonts w:ascii="Times New Roman" w:hAnsi="Times New Roman" w:cs="Times New Roman"/>
            <w:sz w:val="24"/>
            <w:szCs w:val="24"/>
          </w:rPr>
          <w:fldChar w:fldCharType="begin"/>
        </w:r>
        <w:r w:rsidRPr="00CA719B">
          <w:rPr>
            <w:rFonts w:ascii="Times New Roman" w:hAnsi="Times New Roman" w:cs="Times New Roman"/>
            <w:sz w:val="24"/>
            <w:szCs w:val="24"/>
          </w:rPr>
          <w:instrText xml:space="preserve"> PAGE   \* MERGEFORMAT </w:instrText>
        </w:r>
        <w:r w:rsidRPr="00CA719B">
          <w:rPr>
            <w:rFonts w:ascii="Times New Roman" w:hAnsi="Times New Roman" w:cs="Times New Roman"/>
            <w:sz w:val="24"/>
            <w:szCs w:val="24"/>
          </w:rPr>
          <w:fldChar w:fldCharType="separate"/>
        </w:r>
        <w:r w:rsidR="00DA297F">
          <w:rPr>
            <w:rFonts w:ascii="Times New Roman" w:hAnsi="Times New Roman" w:cs="Times New Roman"/>
            <w:noProof/>
            <w:sz w:val="24"/>
            <w:szCs w:val="24"/>
          </w:rPr>
          <w:t>12</w:t>
        </w:r>
        <w:r w:rsidRPr="00CA719B">
          <w:rPr>
            <w:rFonts w:ascii="Times New Roman" w:hAnsi="Times New Roman" w:cs="Times New Roman"/>
            <w:noProof/>
            <w:sz w:val="24"/>
            <w:szCs w:val="24"/>
          </w:rPr>
          <w:fldChar w:fldCharType="end"/>
        </w:r>
      </w:p>
    </w:sdtContent>
  </w:sdt>
  <w:p w14:paraId="2F9AFD63" w14:textId="77777777" w:rsidR="005D5B4F" w:rsidRDefault="005D5B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D7CF1"/>
    <w:multiLevelType w:val="hybridMultilevel"/>
    <w:tmpl w:val="B686C618"/>
    <w:lvl w:ilvl="0" w:tplc="0A44264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516E4C"/>
    <w:multiLevelType w:val="hybridMultilevel"/>
    <w:tmpl w:val="2FD218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62419E"/>
    <w:multiLevelType w:val="hybridMultilevel"/>
    <w:tmpl w:val="583C48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A52196"/>
    <w:multiLevelType w:val="hybridMultilevel"/>
    <w:tmpl w:val="213416A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5195D96"/>
    <w:multiLevelType w:val="hybridMultilevel"/>
    <w:tmpl w:val="1BE0BA8C"/>
    <w:lvl w:ilvl="0" w:tplc="E06E87D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877C6"/>
    <w:multiLevelType w:val="hybridMultilevel"/>
    <w:tmpl w:val="D4A2D7E6"/>
    <w:lvl w:ilvl="0" w:tplc="0C8CA2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FA068C"/>
    <w:multiLevelType w:val="hybridMultilevel"/>
    <w:tmpl w:val="BDA2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0"/>
  </w:num>
  <w:num w:numId="6">
    <w:abstractNumId w:val="6"/>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 Hudgins">
    <w15:presenceInfo w15:providerId="AD" w15:userId="S::emma.hudgins@mail.mcgill.ca::45ef396e-353a-4126-bfc7-3d6b1283066d"/>
  </w15:person>
  <w15:person w15:author="Amber Pearson">
    <w15:presenceInfo w15:providerId="Windows Live" w15:userId="714029023986c4e0"/>
  </w15:person>
  <w15:person w15:author="Prince Ware, Stephanie (PHAC/ASPC)">
    <w15:presenceInfo w15:providerId="AD" w15:userId="S::stephanie.prince.ware@phac-aspc.gc.ca::18269b75-8048-411e-bda7-8f5e7f17ba9d"/>
  </w15:person>
  <w15:person w15:author="Paul Villeneuve">
    <w15:presenceInfo w15:providerId="None" w15:userId="Paul Villeneuve"/>
  </w15:person>
  <w15:person w15:author="Buxton,Rachel">
    <w15:presenceInfo w15:providerId="AD" w15:userId="S-1-5-21-299502267-746137067-1417001333-4288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ctiveWritingStyle w:appName="MSWord" w:lang="fr-CA" w:vendorID="64" w:dllVersion="6" w:nlCheck="1" w:checkStyle="0"/>
  <w:activeWritingStyle w:appName="MSWord" w:lang="en-US" w:vendorID="64" w:dllVersion="6" w:nlCheck="1" w:checkStyle="1"/>
  <w:activeWritingStyle w:appName="MSWord" w:lang="en-US" w:vendorID="64" w:dllVersion="0" w:nlCheck="1" w:checkStyle="0"/>
  <w:activeWritingStyle w:appName="MSWord" w:lang="en-CA" w:vendorID="64" w:dllVersion="6" w:nlCheck="1" w:checkStyle="1"/>
  <w:activeWritingStyle w:appName="MSWord" w:lang="en-CA" w:vendorID="64" w:dllVersion="0" w:nlCheck="1" w:checkStyle="0"/>
  <w:activeWritingStyle w:appName="MSWord" w:lang="fr-CA" w:vendorID="64" w:dllVersion="0" w:nlCheck="1" w:checkStyle="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2&lt;/FontSize&gt;&lt;ReflistTitle&gt;Literature cited&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tx92atzmzfz91ee2f5xfzeiwz5vpr2zdzzv&quot;&gt;My EndNote Library Copy&lt;record-ids&gt;&lt;item&gt;1393&lt;/item&gt;&lt;item&gt;2362&lt;/item&gt;&lt;item&gt;2494&lt;/item&gt;&lt;item&gt;2999&lt;/item&gt;&lt;item&gt;3106&lt;/item&gt;&lt;item&gt;3214&lt;/item&gt;&lt;item&gt;3217&lt;/item&gt;&lt;item&gt;3218&lt;/item&gt;&lt;item&gt;3246&lt;/item&gt;&lt;item&gt;3301&lt;/item&gt;&lt;item&gt;3403&lt;/item&gt;&lt;item&gt;3431&lt;/item&gt;&lt;item&gt;3433&lt;/item&gt;&lt;item&gt;3640&lt;/item&gt;&lt;item&gt;3648&lt;/item&gt;&lt;item&gt;3939&lt;/item&gt;&lt;item&gt;3946&lt;/item&gt;&lt;item&gt;3984&lt;/item&gt;&lt;item&gt;3996&lt;/item&gt;&lt;item&gt;4013&lt;/item&gt;&lt;item&gt;4014&lt;/item&gt;&lt;item&gt;4015&lt;/item&gt;&lt;item&gt;4016&lt;/item&gt;&lt;item&gt;4017&lt;/item&gt;&lt;item&gt;4019&lt;/item&gt;&lt;item&gt;4022&lt;/item&gt;&lt;item&gt;4036&lt;/item&gt;&lt;item&gt;4037&lt;/item&gt;&lt;item&gt;4039&lt;/item&gt;&lt;item&gt;4196&lt;/item&gt;&lt;item&gt;4204&lt;/item&gt;&lt;item&gt;4206&lt;/item&gt;&lt;item&gt;4209&lt;/item&gt;&lt;item&gt;4210&lt;/item&gt;&lt;item&gt;4229&lt;/item&gt;&lt;item&gt;4232&lt;/item&gt;&lt;item&gt;4233&lt;/item&gt;&lt;item&gt;4243&lt;/item&gt;&lt;item&gt;4244&lt;/item&gt;&lt;item&gt;4560&lt;/item&gt;&lt;item&gt;4602&lt;/item&gt;&lt;item&gt;4839&lt;/item&gt;&lt;item&gt;4840&lt;/item&gt;&lt;item&gt;4841&lt;/item&gt;&lt;item&gt;4842&lt;/item&gt;&lt;item&gt;4850&lt;/item&gt;&lt;item&gt;4852&lt;/item&gt;&lt;item&gt;4853&lt;/item&gt;&lt;item&gt;4855&lt;/item&gt;&lt;item&gt;4859&lt;/item&gt;&lt;item&gt;4860&lt;/item&gt;&lt;item&gt;4862&lt;/item&gt;&lt;item&gt;4863&lt;/item&gt;&lt;item&gt;4864&lt;/item&gt;&lt;item&gt;4866&lt;/item&gt;&lt;item&gt;4868&lt;/item&gt;&lt;item&gt;4870&lt;/item&gt;&lt;item&gt;4872&lt;/item&gt;&lt;item&gt;4873&lt;/item&gt;&lt;item&gt;4876&lt;/item&gt;&lt;item&gt;4899&lt;/item&gt;&lt;item&gt;4900&lt;/item&gt;&lt;item&gt;4901&lt;/item&gt;&lt;item&gt;4902&lt;/item&gt;&lt;item&gt;4903&lt;/item&gt;&lt;item&gt;4904&lt;/item&gt;&lt;item&gt;4905&lt;/item&gt;&lt;item&gt;4912&lt;/item&gt;&lt;item&gt;4963&lt;/item&gt;&lt;item&gt;4964&lt;/item&gt;&lt;item&gt;4967&lt;/item&gt;&lt;item&gt;4968&lt;/item&gt;&lt;item&gt;4974&lt;/item&gt;&lt;/record-ids&gt;&lt;/item&gt;&lt;/Libraries&gt;"/>
  </w:docVars>
  <w:rsids>
    <w:rsidRoot w:val="00F44000"/>
    <w:rsid w:val="000019A2"/>
    <w:rsid w:val="00002C24"/>
    <w:rsid w:val="0000665E"/>
    <w:rsid w:val="0000669D"/>
    <w:rsid w:val="000118B4"/>
    <w:rsid w:val="00013899"/>
    <w:rsid w:val="000150DE"/>
    <w:rsid w:val="00015807"/>
    <w:rsid w:val="00026C90"/>
    <w:rsid w:val="000272FF"/>
    <w:rsid w:val="00054148"/>
    <w:rsid w:val="00060DA7"/>
    <w:rsid w:val="00067C42"/>
    <w:rsid w:val="00067F80"/>
    <w:rsid w:val="00074521"/>
    <w:rsid w:val="00075E19"/>
    <w:rsid w:val="00084873"/>
    <w:rsid w:val="000945DA"/>
    <w:rsid w:val="0009740A"/>
    <w:rsid w:val="000A2B60"/>
    <w:rsid w:val="000A5AB2"/>
    <w:rsid w:val="000A5CB5"/>
    <w:rsid w:val="000A6188"/>
    <w:rsid w:val="000B090A"/>
    <w:rsid w:val="000B205D"/>
    <w:rsid w:val="000B3266"/>
    <w:rsid w:val="000B42C6"/>
    <w:rsid w:val="000C40B1"/>
    <w:rsid w:val="000C4E17"/>
    <w:rsid w:val="000D11D5"/>
    <w:rsid w:val="000F0554"/>
    <w:rsid w:val="000F32A6"/>
    <w:rsid w:val="000F3C67"/>
    <w:rsid w:val="000F4B68"/>
    <w:rsid w:val="000F4DFE"/>
    <w:rsid w:val="0010276A"/>
    <w:rsid w:val="00132ABC"/>
    <w:rsid w:val="001431A3"/>
    <w:rsid w:val="0014795F"/>
    <w:rsid w:val="0015461E"/>
    <w:rsid w:val="0015572E"/>
    <w:rsid w:val="00157760"/>
    <w:rsid w:val="0016671B"/>
    <w:rsid w:val="00166DE1"/>
    <w:rsid w:val="0017020C"/>
    <w:rsid w:val="00171B24"/>
    <w:rsid w:val="00172B76"/>
    <w:rsid w:val="001758FC"/>
    <w:rsid w:val="00177860"/>
    <w:rsid w:val="00191F10"/>
    <w:rsid w:val="00193777"/>
    <w:rsid w:val="00194A0B"/>
    <w:rsid w:val="001A7181"/>
    <w:rsid w:val="001A7200"/>
    <w:rsid w:val="001B0E4C"/>
    <w:rsid w:val="001D0CBC"/>
    <w:rsid w:val="001D4EF5"/>
    <w:rsid w:val="001D52C6"/>
    <w:rsid w:val="001E748D"/>
    <w:rsid w:val="001F233F"/>
    <w:rsid w:val="001F4252"/>
    <w:rsid w:val="00206F28"/>
    <w:rsid w:val="002124CF"/>
    <w:rsid w:val="00213596"/>
    <w:rsid w:val="002143F5"/>
    <w:rsid w:val="00214B63"/>
    <w:rsid w:val="00216F91"/>
    <w:rsid w:val="002248AC"/>
    <w:rsid w:val="00224A25"/>
    <w:rsid w:val="00226B9D"/>
    <w:rsid w:val="00230018"/>
    <w:rsid w:val="00241A2D"/>
    <w:rsid w:val="002508B3"/>
    <w:rsid w:val="00255EF7"/>
    <w:rsid w:val="00262495"/>
    <w:rsid w:val="00264938"/>
    <w:rsid w:val="002806C5"/>
    <w:rsid w:val="00280802"/>
    <w:rsid w:val="00283CED"/>
    <w:rsid w:val="00284DB5"/>
    <w:rsid w:val="00285C8A"/>
    <w:rsid w:val="00293529"/>
    <w:rsid w:val="0029512C"/>
    <w:rsid w:val="002A0ABF"/>
    <w:rsid w:val="002A7527"/>
    <w:rsid w:val="002B4DB8"/>
    <w:rsid w:val="002B53AA"/>
    <w:rsid w:val="002E66FB"/>
    <w:rsid w:val="002F3523"/>
    <w:rsid w:val="002F44F1"/>
    <w:rsid w:val="0031043E"/>
    <w:rsid w:val="00311A59"/>
    <w:rsid w:val="00327A32"/>
    <w:rsid w:val="00335A33"/>
    <w:rsid w:val="00335B6B"/>
    <w:rsid w:val="00357C4D"/>
    <w:rsid w:val="0038086C"/>
    <w:rsid w:val="003821FA"/>
    <w:rsid w:val="00385CC3"/>
    <w:rsid w:val="003A48A4"/>
    <w:rsid w:val="003B271C"/>
    <w:rsid w:val="003B4926"/>
    <w:rsid w:val="003B5464"/>
    <w:rsid w:val="003B6F07"/>
    <w:rsid w:val="003B6F22"/>
    <w:rsid w:val="003D051C"/>
    <w:rsid w:val="003D17FC"/>
    <w:rsid w:val="003F5FA1"/>
    <w:rsid w:val="003F7B26"/>
    <w:rsid w:val="00400A67"/>
    <w:rsid w:val="00402D2D"/>
    <w:rsid w:val="00420BDD"/>
    <w:rsid w:val="00424DA6"/>
    <w:rsid w:val="00441293"/>
    <w:rsid w:val="00450109"/>
    <w:rsid w:val="0045042E"/>
    <w:rsid w:val="004608A6"/>
    <w:rsid w:val="00464E58"/>
    <w:rsid w:val="0046645E"/>
    <w:rsid w:val="00470C9B"/>
    <w:rsid w:val="00481945"/>
    <w:rsid w:val="004907AE"/>
    <w:rsid w:val="0049145E"/>
    <w:rsid w:val="00491930"/>
    <w:rsid w:val="004922CC"/>
    <w:rsid w:val="004A0675"/>
    <w:rsid w:val="004A6D46"/>
    <w:rsid w:val="004B3FCC"/>
    <w:rsid w:val="004B60EB"/>
    <w:rsid w:val="004C4365"/>
    <w:rsid w:val="004C4620"/>
    <w:rsid w:val="004D46CE"/>
    <w:rsid w:val="004D6F9F"/>
    <w:rsid w:val="004E5DED"/>
    <w:rsid w:val="004F291D"/>
    <w:rsid w:val="005061EB"/>
    <w:rsid w:val="00507B4A"/>
    <w:rsid w:val="005128E8"/>
    <w:rsid w:val="00512F70"/>
    <w:rsid w:val="00520F28"/>
    <w:rsid w:val="005364E1"/>
    <w:rsid w:val="0053728F"/>
    <w:rsid w:val="005401C3"/>
    <w:rsid w:val="00541494"/>
    <w:rsid w:val="00541644"/>
    <w:rsid w:val="00541D76"/>
    <w:rsid w:val="00560BCD"/>
    <w:rsid w:val="00560EEB"/>
    <w:rsid w:val="0056655E"/>
    <w:rsid w:val="005720D1"/>
    <w:rsid w:val="00582278"/>
    <w:rsid w:val="0058648D"/>
    <w:rsid w:val="0058683F"/>
    <w:rsid w:val="005959BF"/>
    <w:rsid w:val="005A4DCD"/>
    <w:rsid w:val="005A6BF8"/>
    <w:rsid w:val="005B1CAF"/>
    <w:rsid w:val="005B4768"/>
    <w:rsid w:val="005B6A05"/>
    <w:rsid w:val="005D5B4F"/>
    <w:rsid w:val="005F079A"/>
    <w:rsid w:val="005F5BFC"/>
    <w:rsid w:val="00603B3F"/>
    <w:rsid w:val="00611609"/>
    <w:rsid w:val="006131ED"/>
    <w:rsid w:val="00615E09"/>
    <w:rsid w:val="00630818"/>
    <w:rsid w:val="00635929"/>
    <w:rsid w:val="00637AC2"/>
    <w:rsid w:val="00645A0C"/>
    <w:rsid w:val="006544E2"/>
    <w:rsid w:val="00654912"/>
    <w:rsid w:val="006614A0"/>
    <w:rsid w:val="00680A62"/>
    <w:rsid w:val="0068194B"/>
    <w:rsid w:val="006908D8"/>
    <w:rsid w:val="0069248D"/>
    <w:rsid w:val="00694957"/>
    <w:rsid w:val="006A24AF"/>
    <w:rsid w:val="006B1C53"/>
    <w:rsid w:val="006B3B56"/>
    <w:rsid w:val="006B4C46"/>
    <w:rsid w:val="006C16D2"/>
    <w:rsid w:val="006C1E4F"/>
    <w:rsid w:val="006C4986"/>
    <w:rsid w:val="006E34A1"/>
    <w:rsid w:val="006F0ED1"/>
    <w:rsid w:val="006F1FF3"/>
    <w:rsid w:val="006F53C6"/>
    <w:rsid w:val="007028AA"/>
    <w:rsid w:val="007076E1"/>
    <w:rsid w:val="00711EB7"/>
    <w:rsid w:val="00712D5D"/>
    <w:rsid w:val="00715F7D"/>
    <w:rsid w:val="00717D97"/>
    <w:rsid w:val="00721192"/>
    <w:rsid w:val="00721722"/>
    <w:rsid w:val="00724259"/>
    <w:rsid w:val="00731B0B"/>
    <w:rsid w:val="00733F22"/>
    <w:rsid w:val="00745424"/>
    <w:rsid w:val="007458C3"/>
    <w:rsid w:val="0074781E"/>
    <w:rsid w:val="00754134"/>
    <w:rsid w:val="0075442F"/>
    <w:rsid w:val="00762672"/>
    <w:rsid w:val="00762A36"/>
    <w:rsid w:val="00763D4C"/>
    <w:rsid w:val="00770E00"/>
    <w:rsid w:val="007739D9"/>
    <w:rsid w:val="007813D1"/>
    <w:rsid w:val="00787B2F"/>
    <w:rsid w:val="007A3D53"/>
    <w:rsid w:val="007B3C66"/>
    <w:rsid w:val="007C18DF"/>
    <w:rsid w:val="007C22C9"/>
    <w:rsid w:val="007D200B"/>
    <w:rsid w:val="007D6260"/>
    <w:rsid w:val="007D6EB5"/>
    <w:rsid w:val="007E1654"/>
    <w:rsid w:val="007E765E"/>
    <w:rsid w:val="007F0DD6"/>
    <w:rsid w:val="007F0FD5"/>
    <w:rsid w:val="007F39E5"/>
    <w:rsid w:val="007F3FDF"/>
    <w:rsid w:val="008120FD"/>
    <w:rsid w:val="00820715"/>
    <w:rsid w:val="00832C6F"/>
    <w:rsid w:val="00837494"/>
    <w:rsid w:val="008400D1"/>
    <w:rsid w:val="008400FE"/>
    <w:rsid w:val="0084670B"/>
    <w:rsid w:val="00850223"/>
    <w:rsid w:val="00855F71"/>
    <w:rsid w:val="008562B3"/>
    <w:rsid w:val="008571BA"/>
    <w:rsid w:val="00860292"/>
    <w:rsid w:val="00861B69"/>
    <w:rsid w:val="0086763B"/>
    <w:rsid w:val="0089049E"/>
    <w:rsid w:val="00890B86"/>
    <w:rsid w:val="0089742E"/>
    <w:rsid w:val="008A02ED"/>
    <w:rsid w:val="008A3BCD"/>
    <w:rsid w:val="008B0558"/>
    <w:rsid w:val="008C1BB6"/>
    <w:rsid w:val="008D2AB5"/>
    <w:rsid w:val="008D38FA"/>
    <w:rsid w:val="008D74F2"/>
    <w:rsid w:val="008E3EBE"/>
    <w:rsid w:val="008E538C"/>
    <w:rsid w:val="008F04C2"/>
    <w:rsid w:val="008F1089"/>
    <w:rsid w:val="00900A59"/>
    <w:rsid w:val="0090142F"/>
    <w:rsid w:val="00901E18"/>
    <w:rsid w:val="00917E85"/>
    <w:rsid w:val="009204F0"/>
    <w:rsid w:val="00920C2D"/>
    <w:rsid w:val="009210E1"/>
    <w:rsid w:val="00923820"/>
    <w:rsid w:val="00932064"/>
    <w:rsid w:val="009358BD"/>
    <w:rsid w:val="00936F69"/>
    <w:rsid w:val="0094455A"/>
    <w:rsid w:val="00947D2D"/>
    <w:rsid w:val="00955FBA"/>
    <w:rsid w:val="009602EE"/>
    <w:rsid w:val="00964E35"/>
    <w:rsid w:val="00966632"/>
    <w:rsid w:val="00974F96"/>
    <w:rsid w:val="00985AB8"/>
    <w:rsid w:val="00986035"/>
    <w:rsid w:val="00991E22"/>
    <w:rsid w:val="00995D15"/>
    <w:rsid w:val="009A2A33"/>
    <w:rsid w:val="009A3638"/>
    <w:rsid w:val="009A3E00"/>
    <w:rsid w:val="009A5C73"/>
    <w:rsid w:val="009B783B"/>
    <w:rsid w:val="009C250A"/>
    <w:rsid w:val="009D647A"/>
    <w:rsid w:val="009E216E"/>
    <w:rsid w:val="009F3249"/>
    <w:rsid w:val="009F525A"/>
    <w:rsid w:val="00A0184B"/>
    <w:rsid w:val="00A13AD6"/>
    <w:rsid w:val="00A14E2F"/>
    <w:rsid w:val="00A17453"/>
    <w:rsid w:val="00A17CE4"/>
    <w:rsid w:val="00A22FF0"/>
    <w:rsid w:val="00A27E69"/>
    <w:rsid w:val="00A34158"/>
    <w:rsid w:val="00A42C5C"/>
    <w:rsid w:val="00A46244"/>
    <w:rsid w:val="00A4762C"/>
    <w:rsid w:val="00A50431"/>
    <w:rsid w:val="00A609D1"/>
    <w:rsid w:val="00A643D0"/>
    <w:rsid w:val="00A652CC"/>
    <w:rsid w:val="00A7147B"/>
    <w:rsid w:val="00A86CEB"/>
    <w:rsid w:val="00A92A38"/>
    <w:rsid w:val="00A97AFA"/>
    <w:rsid w:val="00AA5FE1"/>
    <w:rsid w:val="00AC338A"/>
    <w:rsid w:val="00AC35F0"/>
    <w:rsid w:val="00AC65B9"/>
    <w:rsid w:val="00AC6E4E"/>
    <w:rsid w:val="00AD1943"/>
    <w:rsid w:val="00AD22C8"/>
    <w:rsid w:val="00AF683D"/>
    <w:rsid w:val="00B076D5"/>
    <w:rsid w:val="00B17EE9"/>
    <w:rsid w:val="00B2335C"/>
    <w:rsid w:val="00B24B45"/>
    <w:rsid w:val="00B3044C"/>
    <w:rsid w:val="00B36FB0"/>
    <w:rsid w:val="00B4306E"/>
    <w:rsid w:val="00B527CD"/>
    <w:rsid w:val="00B61423"/>
    <w:rsid w:val="00B7424A"/>
    <w:rsid w:val="00B9508B"/>
    <w:rsid w:val="00BA04D3"/>
    <w:rsid w:val="00BB40CF"/>
    <w:rsid w:val="00BC7B4B"/>
    <w:rsid w:val="00BD7AEC"/>
    <w:rsid w:val="00BE3BC9"/>
    <w:rsid w:val="00BE58ED"/>
    <w:rsid w:val="00BF31E4"/>
    <w:rsid w:val="00BF3ABE"/>
    <w:rsid w:val="00BF76EA"/>
    <w:rsid w:val="00C0509E"/>
    <w:rsid w:val="00C050ED"/>
    <w:rsid w:val="00C07BAD"/>
    <w:rsid w:val="00C20B9F"/>
    <w:rsid w:val="00C2228D"/>
    <w:rsid w:val="00C22E59"/>
    <w:rsid w:val="00C22E69"/>
    <w:rsid w:val="00C26679"/>
    <w:rsid w:val="00C30FC6"/>
    <w:rsid w:val="00C37590"/>
    <w:rsid w:val="00C440F7"/>
    <w:rsid w:val="00C5560F"/>
    <w:rsid w:val="00C565A9"/>
    <w:rsid w:val="00C6040B"/>
    <w:rsid w:val="00C65679"/>
    <w:rsid w:val="00C6605F"/>
    <w:rsid w:val="00C71651"/>
    <w:rsid w:val="00C86532"/>
    <w:rsid w:val="00C95F6A"/>
    <w:rsid w:val="00CA3A1A"/>
    <w:rsid w:val="00CA719B"/>
    <w:rsid w:val="00CB657B"/>
    <w:rsid w:val="00CB6F21"/>
    <w:rsid w:val="00CC42B4"/>
    <w:rsid w:val="00CD4861"/>
    <w:rsid w:val="00CE3663"/>
    <w:rsid w:val="00CE6725"/>
    <w:rsid w:val="00CF4F19"/>
    <w:rsid w:val="00D0045C"/>
    <w:rsid w:val="00D03EFF"/>
    <w:rsid w:val="00D12485"/>
    <w:rsid w:val="00D1558C"/>
    <w:rsid w:val="00D15610"/>
    <w:rsid w:val="00D20485"/>
    <w:rsid w:val="00D22B58"/>
    <w:rsid w:val="00D22C04"/>
    <w:rsid w:val="00D3108C"/>
    <w:rsid w:val="00D35DB2"/>
    <w:rsid w:val="00D37193"/>
    <w:rsid w:val="00D40F78"/>
    <w:rsid w:val="00D4253A"/>
    <w:rsid w:val="00D43146"/>
    <w:rsid w:val="00D50475"/>
    <w:rsid w:val="00D54FE9"/>
    <w:rsid w:val="00D550EE"/>
    <w:rsid w:val="00D62DE7"/>
    <w:rsid w:val="00D769B3"/>
    <w:rsid w:val="00D81B51"/>
    <w:rsid w:val="00D827E8"/>
    <w:rsid w:val="00DA297F"/>
    <w:rsid w:val="00DA5167"/>
    <w:rsid w:val="00DC0ABC"/>
    <w:rsid w:val="00DC3BEF"/>
    <w:rsid w:val="00DD7474"/>
    <w:rsid w:val="00DE0799"/>
    <w:rsid w:val="00DE0B1C"/>
    <w:rsid w:val="00DE4956"/>
    <w:rsid w:val="00E00178"/>
    <w:rsid w:val="00E0216D"/>
    <w:rsid w:val="00E123AB"/>
    <w:rsid w:val="00E244DC"/>
    <w:rsid w:val="00E26F90"/>
    <w:rsid w:val="00E41D9E"/>
    <w:rsid w:val="00E41E46"/>
    <w:rsid w:val="00E421D4"/>
    <w:rsid w:val="00E46AF6"/>
    <w:rsid w:val="00E46CBF"/>
    <w:rsid w:val="00E6243D"/>
    <w:rsid w:val="00E638AA"/>
    <w:rsid w:val="00E70D6A"/>
    <w:rsid w:val="00E73C05"/>
    <w:rsid w:val="00E812D1"/>
    <w:rsid w:val="00E856F7"/>
    <w:rsid w:val="00E864A2"/>
    <w:rsid w:val="00E92298"/>
    <w:rsid w:val="00EA0680"/>
    <w:rsid w:val="00EA56FE"/>
    <w:rsid w:val="00EC1A02"/>
    <w:rsid w:val="00EC571F"/>
    <w:rsid w:val="00EC647E"/>
    <w:rsid w:val="00ED0FEA"/>
    <w:rsid w:val="00EF5154"/>
    <w:rsid w:val="00F00D2A"/>
    <w:rsid w:val="00F17907"/>
    <w:rsid w:val="00F203A4"/>
    <w:rsid w:val="00F23BD0"/>
    <w:rsid w:val="00F25776"/>
    <w:rsid w:val="00F27291"/>
    <w:rsid w:val="00F27685"/>
    <w:rsid w:val="00F30DA6"/>
    <w:rsid w:val="00F322C1"/>
    <w:rsid w:val="00F44000"/>
    <w:rsid w:val="00F44AB9"/>
    <w:rsid w:val="00F6263D"/>
    <w:rsid w:val="00F643C1"/>
    <w:rsid w:val="00F9455F"/>
    <w:rsid w:val="00FA4C9C"/>
    <w:rsid w:val="00FB121B"/>
    <w:rsid w:val="00FB1759"/>
    <w:rsid w:val="00FB3DED"/>
    <w:rsid w:val="00FC26B4"/>
    <w:rsid w:val="00FC3118"/>
    <w:rsid w:val="00FD0DF7"/>
    <w:rsid w:val="00FD6473"/>
    <w:rsid w:val="00FE02CA"/>
    <w:rsid w:val="00FE06EE"/>
    <w:rsid w:val="00FE2B4F"/>
    <w:rsid w:val="00FF7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59E42"/>
  <w15:docId w15:val="{FC44D2E9-1B2A-4F21-B845-6FB52C120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rsid w:val="005D5B4F"/>
    <w:pPr>
      <w:keepNext/>
      <w:keepLines/>
      <w:spacing w:before="120" w:after="120" w:line="240" w:lineRule="auto"/>
      <w:outlineLvl w:val="0"/>
    </w:pPr>
    <w:rPr>
      <w:rFonts w:ascii="Times New Roman" w:hAnsi="Times New Roman"/>
      <w:b/>
      <w:sz w:val="28"/>
      <w:szCs w:val="40"/>
      <w:u w:val="single"/>
    </w:rPr>
  </w:style>
  <w:style w:type="paragraph" w:styleId="Heading2">
    <w:name w:val="heading 2"/>
    <w:basedOn w:val="Normal"/>
    <w:next w:val="Normal"/>
    <w:rsid w:val="005D5B4F"/>
    <w:pPr>
      <w:keepNext/>
      <w:keepLines/>
      <w:spacing w:before="120" w:after="120" w:line="240" w:lineRule="auto"/>
      <w:outlineLvl w:val="1"/>
    </w:pPr>
    <w:rPr>
      <w:rFonts w:ascii="Times New Roman" w:hAnsi="Times New Roman"/>
      <w:b/>
      <w:i/>
      <w:sz w:val="24"/>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458C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458C3"/>
    <w:rPr>
      <w:rFonts w:ascii="Segoe UI" w:hAnsi="Segoe UI" w:cs="Segoe UI"/>
      <w:sz w:val="18"/>
      <w:szCs w:val="18"/>
    </w:rPr>
  </w:style>
  <w:style w:type="character" w:styleId="Hyperlink">
    <w:name w:val="Hyperlink"/>
    <w:basedOn w:val="DefaultParagraphFont"/>
    <w:uiPriority w:val="99"/>
    <w:unhideWhenUsed/>
    <w:rsid w:val="00CA719B"/>
    <w:rPr>
      <w:color w:val="0000FF"/>
      <w:u w:val="single"/>
    </w:rPr>
  </w:style>
  <w:style w:type="paragraph" w:styleId="Header">
    <w:name w:val="header"/>
    <w:basedOn w:val="Normal"/>
    <w:link w:val="HeaderChar"/>
    <w:uiPriority w:val="99"/>
    <w:unhideWhenUsed/>
    <w:rsid w:val="00CA719B"/>
    <w:pPr>
      <w:tabs>
        <w:tab w:val="center" w:pos="4680"/>
        <w:tab w:val="right" w:pos="9360"/>
      </w:tabs>
      <w:spacing w:line="240" w:lineRule="auto"/>
    </w:pPr>
  </w:style>
  <w:style w:type="character" w:customStyle="1" w:styleId="HeaderChar">
    <w:name w:val="Header Char"/>
    <w:basedOn w:val="DefaultParagraphFont"/>
    <w:link w:val="Header"/>
    <w:uiPriority w:val="99"/>
    <w:rsid w:val="00CA719B"/>
  </w:style>
  <w:style w:type="paragraph" w:styleId="Footer">
    <w:name w:val="footer"/>
    <w:basedOn w:val="Normal"/>
    <w:link w:val="FooterChar"/>
    <w:uiPriority w:val="99"/>
    <w:unhideWhenUsed/>
    <w:rsid w:val="00CA719B"/>
    <w:pPr>
      <w:tabs>
        <w:tab w:val="center" w:pos="4680"/>
        <w:tab w:val="right" w:pos="9360"/>
      </w:tabs>
      <w:spacing w:line="240" w:lineRule="auto"/>
    </w:pPr>
  </w:style>
  <w:style w:type="character" w:customStyle="1" w:styleId="FooterChar">
    <w:name w:val="Footer Char"/>
    <w:basedOn w:val="DefaultParagraphFont"/>
    <w:link w:val="Footer"/>
    <w:uiPriority w:val="99"/>
    <w:rsid w:val="00CA719B"/>
  </w:style>
  <w:style w:type="paragraph" w:customStyle="1" w:styleId="EndNoteBibliographyTitle">
    <w:name w:val="EndNote Bibliography Title"/>
    <w:basedOn w:val="Normal"/>
    <w:link w:val="EndNoteBibliographyTitleChar"/>
    <w:rsid w:val="00920C2D"/>
    <w:pPr>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920C2D"/>
    <w:rPr>
      <w:rFonts w:ascii="Times New Roman" w:hAnsi="Times New Roman" w:cs="Times New Roman"/>
      <w:noProof/>
      <w:sz w:val="24"/>
    </w:rPr>
  </w:style>
  <w:style w:type="paragraph" w:customStyle="1" w:styleId="EndNoteBibliography">
    <w:name w:val="EndNote Bibliography"/>
    <w:basedOn w:val="Normal"/>
    <w:link w:val="EndNoteBibliographyChar"/>
    <w:rsid w:val="00920C2D"/>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920C2D"/>
    <w:rPr>
      <w:rFonts w:ascii="Times New Roman" w:hAnsi="Times New Roman" w:cs="Times New Roman"/>
      <w:noProof/>
      <w:sz w:val="24"/>
    </w:rPr>
  </w:style>
  <w:style w:type="paragraph" w:styleId="CommentSubject">
    <w:name w:val="annotation subject"/>
    <w:basedOn w:val="CommentText"/>
    <w:next w:val="CommentText"/>
    <w:link w:val="CommentSubjectChar"/>
    <w:uiPriority w:val="99"/>
    <w:semiHidden/>
    <w:unhideWhenUsed/>
    <w:rsid w:val="007B3C66"/>
    <w:rPr>
      <w:b/>
      <w:bCs/>
    </w:rPr>
  </w:style>
  <w:style w:type="character" w:customStyle="1" w:styleId="CommentSubjectChar">
    <w:name w:val="Comment Subject Char"/>
    <w:basedOn w:val="CommentTextChar"/>
    <w:link w:val="CommentSubject"/>
    <w:uiPriority w:val="99"/>
    <w:semiHidden/>
    <w:rsid w:val="007B3C66"/>
    <w:rPr>
      <w:b/>
      <w:bCs/>
      <w:sz w:val="20"/>
      <w:szCs w:val="20"/>
    </w:rPr>
  </w:style>
  <w:style w:type="paragraph" w:styleId="ListParagraph">
    <w:name w:val="List Paragraph"/>
    <w:basedOn w:val="Normal"/>
    <w:uiPriority w:val="34"/>
    <w:qFormat/>
    <w:rsid w:val="000C4E17"/>
    <w:pPr>
      <w:ind w:left="720"/>
      <w:contextualSpacing/>
    </w:pPr>
  </w:style>
  <w:style w:type="paragraph" w:styleId="Revision">
    <w:name w:val="Revision"/>
    <w:hidden/>
    <w:uiPriority w:val="99"/>
    <w:semiHidden/>
    <w:rsid w:val="00FC26B4"/>
    <w:pPr>
      <w:spacing w:line="240" w:lineRule="auto"/>
    </w:pPr>
  </w:style>
  <w:style w:type="paragraph" w:styleId="NormalWeb">
    <w:name w:val="Normal (Web)"/>
    <w:basedOn w:val="Normal"/>
    <w:uiPriority w:val="99"/>
    <w:unhideWhenUsed/>
    <w:rsid w:val="00ED0FEA"/>
    <w:pPr>
      <w:spacing w:line="240" w:lineRule="auto"/>
    </w:pPr>
    <w:rPr>
      <w:rFonts w:ascii="Times New Roman" w:eastAsiaTheme="minorHAnsi" w:hAnsi="Times New Roman" w:cs="Times New Roman"/>
      <w:sz w:val="24"/>
      <w:szCs w:val="24"/>
      <w:lang w:val="en-CA" w:eastAsia="en-CA"/>
    </w:rPr>
  </w:style>
  <w:style w:type="character" w:customStyle="1" w:styleId="btn-cycle">
    <w:name w:val="btn-cycle"/>
    <w:basedOn w:val="DefaultParagraphFont"/>
    <w:rsid w:val="002143F5"/>
  </w:style>
  <w:style w:type="character" w:styleId="FollowedHyperlink">
    <w:name w:val="FollowedHyperlink"/>
    <w:basedOn w:val="DefaultParagraphFont"/>
    <w:uiPriority w:val="99"/>
    <w:semiHidden/>
    <w:unhideWhenUsed/>
    <w:rsid w:val="00637AC2"/>
    <w:rPr>
      <w:color w:val="800080" w:themeColor="followedHyperlink"/>
      <w:u w:val="single"/>
    </w:rPr>
  </w:style>
  <w:style w:type="paragraph" w:customStyle="1" w:styleId="Default">
    <w:name w:val="Default"/>
    <w:rsid w:val="005128E8"/>
    <w:pPr>
      <w:autoSpaceDE w:val="0"/>
      <w:autoSpaceDN w:val="0"/>
      <w:adjustRightInd w:val="0"/>
      <w:spacing w:line="240" w:lineRule="auto"/>
    </w:pPr>
    <w:rPr>
      <w:rFonts w:ascii="Charis SIL" w:hAnsi="Charis SIL" w:cs="Charis SIL"/>
      <w:color w:val="000000"/>
      <w:sz w:val="24"/>
      <w:szCs w:val="24"/>
    </w:rPr>
  </w:style>
  <w:style w:type="character" w:customStyle="1" w:styleId="UnresolvedMention1">
    <w:name w:val="Unresolved Mention1"/>
    <w:basedOn w:val="DefaultParagraphFont"/>
    <w:uiPriority w:val="99"/>
    <w:semiHidden/>
    <w:unhideWhenUsed/>
    <w:rsid w:val="00C22E59"/>
    <w:rPr>
      <w:color w:val="605E5C"/>
      <w:shd w:val="clear" w:color="auto" w:fill="E1DFDD"/>
    </w:rPr>
  </w:style>
  <w:style w:type="character" w:customStyle="1" w:styleId="UnresolvedMention2">
    <w:name w:val="Unresolved Mention2"/>
    <w:basedOn w:val="DefaultParagraphFont"/>
    <w:uiPriority w:val="99"/>
    <w:semiHidden/>
    <w:unhideWhenUsed/>
    <w:rsid w:val="00A14E2F"/>
    <w:rPr>
      <w:color w:val="605E5C"/>
      <w:shd w:val="clear" w:color="auto" w:fill="E1DFDD"/>
    </w:rPr>
  </w:style>
  <w:style w:type="character" w:customStyle="1" w:styleId="UnresolvedMention3">
    <w:name w:val="Unresolved Mention3"/>
    <w:basedOn w:val="DefaultParagraphFont"/>
    <w:uiPriority w:val="99"/>
    <w:semiHidden/>
    <w:unhideWhenUsed/>
    <w:rsid w:val="000F32A6"/>
    <w:rPr>
      <w:color w:val="605E5C"/>
      <w:shd w:val="clear" w:color="auto" w:fill="E1DFDD"/>
    </w:rPr>
  </w:style>
  <w:style w:type="character" w:customStyle="1" w:styleId="apple-converted-space">
    <w:name w:val="apple-converted-space"/>
    <w:basedOn w:val="DefaultParagraphFont"/>
    <w:rsid w:val="00770E00"/>
  </w:style>
  <w:style w:type="character" w:styleId="UnresolvedMention">
    <w:name w:val="Unresolved Mention"/>
    <w:basedOn w:val="DefaultParagraphFont"/>
    <w:uiPriority w:val="99"/>
    <w:semiHidden/>
    <w:unhideWhenUsed/>
    <w:rsid w:val="00E92298"/>
    <w:rPr>
      <w:color w:val="605E5C"/>
      <w:shd w:val="clear" w:color="auto" w:fill="E1DFDD"/>
    </w:rPr>
  </w:style>
  <w:style w:type="character" w:styleId="LineNumber">
    <w:name w:val="line number"/>
    <w:basedOn w:val="DefaultParagraphFont"/>
    <w:uiPriority w:val="99"/>
    <w:semiHidden/>
    <w:unhideWhenUsed/>
    <w:rsid w:val="00F23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774429">
      <w:bodyDiv w:val="1"/>
      <w:marLeft w:val="0"/>
      <w:marRight w:val="0"/>
      <w:marTop w:val="0"/>
      <w:marBottom w:val="0"/>
      <w:divBdr>
        <w:top w:val="none" w:sz="0" w:space="0" w:color="auto"/>
        <w:left w:val="none" w:sz="0" w:space="0" w:color="auto"/>
        <w:bottom w:val="none" w:sz="0" w:space="0" w:color="auto"/>
        <w:right w:val="none" w:sz="0" w:space="0" w:color="auto"/>
      </w:divBdr>
      <w:divsChild>
        <w:div w:id="922222823">
          <w:marLeft w:val="0"/>
          <w:marRight w:val="0"/>
          <w:marTop w:val="0"/>
          <w:marBottom w:val="0"/>
          <w:divBdr>
            <w:top w:val="none" w:sz="0" w:space="0" w:color="auto"/>
            <w:left w:val="none" w:sz="0" w:space="0" w:color="auto"/>
            <w:bottom w:val="none" w:sz="0" w:space="0" w:color="auto"/>
            <w:right w:val="none" w:sz="0" w:space="0" w:color="auto"/>
          </w:divBdr>
          <w:divsChild>
            <w:div w:id="1570770276">
              <w:marLeft w:val="0"/>
              <w:marRight w:val="0"/>
              <w:marTop w:val="0"/>
              <w:marBottom w:val="0"/>
              <w:divBdr>
                <w:top w:val="none" w:sz="0" w:space="0" w:color="auto"/>
                <w:left w:val="none" w:sz="0" w:space="0" w:color="auto"/>
                <w:bottom w:val="none" w:sz="0" w:space="0" w:color="auto"/>
                <w:right w:val="none" w:sz="0" w:space="0" w:color="auto"/>
              </w:divBdr>
              <w:divsChild>
                <w:div w:id="6311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120933">
      <w:bodyDiv w:val="1"/>
      <w:marLeft w:val="0"/>
      <w:marRight w:val="0"/>
      <w:marTop w:val="0"/>
      <w:marBottom w:val="0"/>
      <w:divBdr>
        <w:top w:val="none" w:sz="0" w:space="0" w:color="auto"/>
        <w:left w:val="none" w:sz="0" w:space="0" w:color="auto"/>
        <w:bottom w:val="none" w:sz="0" w:space="0" w:color="auto"/>
        <w:right w:val="none" w:sz="0" w:space="0" w:color="auto"/>
      </w:divBdr>
    </w:div>
    <w:div w:id="439304354">
      <w:bodyDiv w:val="1"/>
      <w:marLeft w:val="0"/>
      <w:marRight w:val="0"/>
      <w:marTop w:val="0"/>
      <w:marBottom w:val="0"/>
      <w:divBdr>
        <w:top w:val="none" w:sz="0" w:space="0" w:color="auto"/>
        <w:left w:val="none" w:sz="0" w:space="0" w:color="auto"/>
        <w:bottom w:val="none" w:sz="0" w:space="0" w:color="auto"/>
        <w:right w:val="none" w:sz="0" w:space="0" w:color="auto"/>
      </w:divBdr>
    </w:div>
    <w:div w:id="524026026">
      <w:bodyDiv w:val="1"/>
      <w:marLeft w:val="0"/>
      <w:marRight w:val="0"/>
      <w:marTop w:val="0"/>
      <w:marBottom w:val="0"/>
      <w:divBdr>
        <w:top w:val="none" w:sz="0" w:space="0" w:color="auto"/>
        <w:left w:val="none" w:sz="0" w:space="0" w:color="auto"/>
        <w:bottom w:val="none" w:sz="0" w:space="0" w:color="auto"/>
        <w:right w:val="none" w:sz="0" w:space="0" w:color="auto"/>
      </w:divBdr>
    </w:div>
    <w:div w:id="789710779">
      <w:bodyDiv w:val="1"/>
      <w:marLeft w:val="0"/>
      <w:marRight w:val="0"/>
      <w:marTop w:val="0"/>
      <w:marBottom w:val="0"/>
      <w:divBdr>
        <w:top w:val="none" w:sz="0" w:space="0" w:color="auto"/>
        <w:left w:val="none" w:sz="0" w:space="0" w:color="auto"/>
        <w:bottom w:val="none" w:sz="0" w:space="0" w:color="auto"/>
        <w:right w:val="none" w:sz="0" w:space="0" w:color="auto"/>
      </w:divBdr>
      <w:divsChild>
        <w:div w:id="1294095013">
          <w:marLeft w:val="0"/>
          <w:marRight w:val="0"/>
          <w:marTop w:val="0"/>
          <w:marBottom w:val="0"/>
          <w:divBdr>
            <w:top w:val="none" w:sz="0" w:space="0" w:color="auto"/>
            <w:left w:val="none" w:sz="0" w:space="0" w:color="auto"/>
            <w:bottom w:val="none" w:sz="0" w:space="0" w:color="auto"/>
            <w:right w:val="none" w:sz="0" w:space="0" w:color="auto"/>
          </w:divBdr>
          <w:divsChild>
            <w:div w:id="587154142">
              <w:marLeft w:val="0"/>
              <w:marRight w:val="0"/>
              <w:marTop w:val="0"/>
              <w:marBottom w:val="0"/>
              <w:divBdr>
                <w:top w:val="none" w:sz="0" w:space="0" w:color="auto"/>
                <w:left w:val="none" w:sz="0" w:space="0" w:color="auto"/>
                <w:bottom w:val="none" w:sz="0" w:space="0" w:color="auto"/>
                <w:right w:val="none" w:sz="0" w:space="0" w:color="auto"/>
              </w:divBdr>
              <w:divsChild>
                <w:div w:id="119492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83736">
      <w:bodyDiv w:val="1"/>
      <w:marLeft w:val="0"/>
      <w:marRight w:val="0"/>
      <w:marTop w:val="0"/>
      <w:marBottom w:val="0"/>
      <w:divBdr>
        <w:top w:val="none" w:sz="0" w:space="0" w:color="auto"/>
        <w:left w:val="none" w:sz="0" w:space="0" w:color="auto"/>
        <w:bottom w:val="none" w:sz="0" w:space="0" w:color="auto"/>
        <w:right w:val="none" w:sz="0" w:space="0" w:color="auto"/>
      </w:divBdr>
    </w:div>
    <w:div w:id="1385982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who.int/health-topics/urban-health" TargetMode="External"/><Relationship Id="rId2" Type="http://schemas.openxmlformats.org/officeDocument/2006/relationships/hyperlink" Target="https://www.thelancet.com/lanpub/about" TargetMode="External"/><Relationship Id="rId1" Type="http://schemas.openxmlformats.org/officeDocument/2006/relationships/hyperlink" Target="https://www.tandfonline.com/toc/rpos20/current" TargetMode="External"/><Relationship Id="rId5" Type="http://schemas.openxmlformats.org/officeDocument/2006/relationships/image" Target="media/image1.png"/><Relationship Id="rId4" Type="http://schemas.openxmlformats.org/officeDocument/2006/relationships/hyperlink" Target="https://www150.statcan.gc.ca/t1/tbl1/en/tv.action?pid=1310009601"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E7541-9A7E-414B-9D52-CB156A925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1400</TotalTime>
  <Pages>23</Pages>
  <Words>22281</Words>
  <Characters>127006</Characters>
  <Application>Microsoft Office Word</Application>
  <DocSecurity>0</DocSecurity>
  <Lines>1058</Lines>
  <Paragraphs>297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148990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Buxton,Rachel</dc:creator>
  <cp:keywords/>
  <dc:description/>
  <cp:lastModifiedBy>Emma Hudgins</cp:lastModifiedBy>
  <cp:revision>7</cp:revision>
  <dcterms:created xsi:type="dcterms:W3CDTF">2023-06-08T16:30:00Z</dcterms:created>
  <dcterms:modified xsi:type="dcterms:W3CDTF">2023-06-13T04:07:00Z</dcterms:modified>
</cp:coreProperties>
</file>